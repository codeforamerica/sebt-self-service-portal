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C5AF" w14:textId="51531408" w:rsidR="009F3213" w:rsidRDefault="001E19D9">
      <w:pPr>
        <w:pStyle w:val="Heading2"/>
        <w:keepNext w:val="0"/>
        <w:keepLines w:val="0"/>
        <w:spacing w:after="80"/>
        <w:rPr>
          <w:b/>
          <w:bCs/>
          <w:sz w:val="33"/>
          <w:szCs w:val="33"/>
        </w:rPr>
      </w:pPr>
      <w:bookmarkStart w:id="0" w:name="_29acio10ukmk"/>
      <w:bookmarkEnd w:id="0"/>
      <w:r w:rsidRPr="7128D552">
        <w:rPr>
          <w:sz w:val="24"/>
          <w:szCs w:val="24"/>
        </w:rPr>
        <w:t xml:space="preserve">Subject Line: </w:t>
      </w:r>
      <w:r>
        <w:br/>
      </w:r>
      <w:ins w:id="1" w:author="Walker, Laura (DHS-Contractor)" w:date="2026-04-14T11:22:00Z" w16du:dateUtc="2026-04-14T15:22:00Z">
        <w:r w:rsidR="00097487" w:rsidRPr="00E2351D">
          <w:rPr>
            <w:lang w:bidi="es-ES"/>
          </w:rPr>
          <w:t>Aviso de aprobación de DC SUN Bucks</w:t>
        </w:r>
        <w:r w:rsidR="00097487" w:rsidRPr="7128D552" w:rsidDel="00097487">
          <w:rPr>
            <w:b/>
            <w:bCs/>
            <w:sz w:val="33"/>
            <w:szCs w:val="33"/>
          </w:rPr>
          <w:t xml:space="preserve"> </w:t>
        </w:r>
      </w:ins>
      <w:del w:id="2" w:author="Walker, Laura (DHS-Contractor)" w:date="2026-04-14T11:22:00Z" w16du:dateUtc="2026-04-14T15:22:00Z">
        <w:r w:rsidRPr="7128D552" w:rsidDel="00097487">
          <w:rPr>
            <w:b/>
            <w:bCs/>
            <w:sz w:val="33"/>
            <w:szCs w:val="33"/>
          </w:rPr>
          <w:delText xml:space="preserve">Notice of DC SUN Bucks Approval </w:delText>
        </w:r>
      </w:del>
      <w:ins w:id="3" w:author="Walker, Laura (DHS-Contractor)" w:date="2026-04-14T11:24:00Z" w16du:dateUtc="2026-04-14T15:24:00Z">
        <w:r w:rsidR="00331CC0" w:rsidRPr="00B818DF">
          <w:rPr>
            <w:b/>
            <w:bCs/>
          </w:rPr>
          <w:t>[</w:t>
        </w:r>
        <w:r w:rsidR="00331CC0" w:rsidRPr="00B818DF">
          <w:rPr>
            <w:rFonts w:eastAsia="Cambria" w:cs="Calibri"/>
            <w:b/>
            <w:lang w:bidi="es-ES"/>
          </w:rPr>
          <w:t>NO SE NECESITA NINGUNA ACCIÓN</w:t>
        </w:r>
        <w:r w:rsidR="00331CC0" w:rsidRPr="00B818DF">
          <w:rPr>
            <w:b/>
            <w:bCs/>
          </w:rPr>
          <w:t>]</w:t>
        </w:r>
      </w:ins>
      <w:del w:id="4" w:author="Walker, Laura (DHS-Contractor)" w:date="2026-04-14T11:24:00Z" w16du:dateUtc="2026-04-14T15:24:00Z">
        <w:r w:rsidRPr="7128D552" w:rsidDel="00331CC0">
          <w:rPr>
            <w:b/>
            <w:bCs/>
            <w:sz w:val="33"/>
            <w:szCs w:val="33"/>
          </w:rPr>
          <w:delText>[NO ACTION NEEDED]</w:delText>
        </w:r>
      </w:del>
    </w:p>
    <w:p w14:paraId="672A6659" w14:textId="51AB5D2E" w:rsidR="009F3213" w:rsidRDefault="00263343">
      <w:pPr>
        <w:spacing w:before="220" w:after="220"/>
        <w:rPr>
          <w:sz w:val="21"/>
          <w:szCs w:val="21"/>
        </w:rPr>
      </w:pPr>
      <w:r>
        <w:rPr>
          <w:noProof/>
        </w:rPr>
        <w:drawing>
          <wp:inline distT="0" distB="0" distL="0" distR="0" wp14:anchorId="36229B38" wp14:editId="68A98BE8">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1A54C481" w:rsidR="009F3213" w:rsidRPr="00482A9D" w:rsidRDefault="00610458" w:rsidP="7DA8347B">
      <w:pPr>
        <w:spacing w:before="220" w:after="220"/>
      </w:pPr>
      <w:ins w:id="5" w:author="Walker, Laura (DHS-Contractor)" w:date="2026-04-14T11:24:00Z" w16du:dateUtc="2026-04-14T15:24:00Z">
        <w:r w:rsidRPr="00003866">
          <w:t xml:space="preserve">Estimado(a) </w:t>
        </w:r>
      </w:ins>
      <w:del w:id="6" w:author="Walker, Laura (DHS-Contractor)" w:date="2026-04-14T11:24:00Z" w16du:dateUtc="2026-04-14T15:24:00Z">
        <w:r w:rsidR="001E19D9" w:rsidDel="00610458">
          <w:delText>Dear</w:delText>
        </w:r>
      </w:del>
      <w:r w:rsidR="001E19D9">
        <w:t xml:space="preserve"> </w:t>
      </w:r>
      <w:r w:rsidR="00446B67" w:rsidRPr="7DA8347B">
        <w:rPr>
          <w:sz w:val="21"/>
          <w:szCs w:val="21"/>
          <w:highlight w:val="yellow"/>
        </w:rPr>
        <w:t>&lt;</w:t>
      </w:r>
      <w:r w:rsidR="00482A9D" w:rsidRPr="7DA8347B">
        <w:rPr>
          <w:sz w:val="21"/>
          <w:szCs w:val="21"/>
          <w:highlight w:val="yellow"/>
        </w:rPr>
        <w:t xml:space="preserve">GUARDIAN </w:t>
      </w:r>
      <w:r w:rsidR="00446B67" w:rsidRPr="7DA8347B">
        <w:rPr>
          <w:sz w:val="21"/>
          <w:szCs w:val="21"/>
          <w:highlight w:val="yellow"/>
        </w:rPr>
        <w:t xml:space="preserve">FIRST </w:t>
      </w:r>
      <w:r w:rsidR="00482A9D" w:rsidRPr="7DA8347B">
        <w:rPr>
          <w:sz w:val="21"/>
          <w:szCs w:val="21"/>
          <w:highlight w:val="yellow"/>
        </w:rPr>
        <w:t>NAME&gt;</w:t>
      </w:r>
      <w:r w:rsidR="7257B515" w:rsidRPr="7DA8347B">
        <w:rPr>
          <w:sz w:val="21"/>
          <w:szCs w:val="21"/>
          <w:highlight w:val="yellow"/>
        </w:rPr>
        <w:t xml:space="preserve"> &lt;</w:t>
      </w:r>
      <w:r w:rsidR="00446B67" w:rsidRPr="7DA8347B">
        <w:rPr>
          <w:sz w:val="21"/>
          <w:szCs w:val="21"/>
          <w:highlight w:val="yellow"/>
        </w:rPr>
        <w:t>GUARDIAN FIRST NAME&gt;</w:t>
      </w:r>
      <w:r w:rsidR="00446B67">
        <w:t>:</w:t>
      </w:r>
    </w:p>
    <w:p w14:paraId="1D37F6B9" w14:textId="77777777" w:rsidR="00976C6F" w:rsidRDefault="00976C6F" w:rsidP="00976C6F">
      <w:pPr>
        <w:shd w:val="clear" w:color="auto" w:fill="FFFFFF"/>
        <w:spacing w:before="220" w:after="220" w:line="331" w:lineRule="auto"/>
        <w:rPr>
          <w:ins w:id="7" w:author="Walker, Laura (DHS-Contractor)" w:date="2026-04-14T11:25:00Z" w16du:dateUtc="2026-04-14T15:25:00Z"/>
          <w:b/>
          <w:bCs/>
        </w:rPr>
      </w:pPr>
      <w:ins w:id="8" w:author="Walker, Laura (DHS-Contractor)" w:date="2026-04-14T11:25:00Z" w16du:dateUtc="2026-04-14T15:25:00Z">
        <w:r w:rsidRPr="00FD4709">
          <w:rPr>
            <w:b/>
            <w:bCs/>
          </w:rPr>
          <w:t xml:space="preserve">Su estudiante recibirá un pago único de $120 en beneficios de </w:t>
        </w:r>
        <w:r>
          <w:rPr>
            <w:b/>
            <w:bCs/>
          </w:rPr>
          <w:t xml:space="preserve">DC </w:t>
        </w:r>
        <w:r w:rsidRPr="00FD4709">
          <w:rPr>
            <w:b/>
            <w:bCs/>
          </w:rPr>
          <w:t>SUN Bucks el &lt;</w:t>
        </w:r>
        <w:r w:rsidRPr="00FD4709">
          <w:rPr>
            <w:b/>
            <w:bCs/>
            <w:highlight w:val="yellow"/>
          </w:rPr>
          <w:t>ISSUANCE DATE</w:t>
        </w:r>
        <w:r w:rsidRPr="00FD4709">
          <w:rPr>
            <w:b/>
            <w:bCs/>
          </w:rPr>
          <w:t>&gt; como ayuda para pagar alimentos este verano.</w:t>
        </w:r>
      </w:ins>
    </w:p>
    <w:p w14:paraId="59225ED6" w14:textId="2C5392EA" w:rsidR="24EAE5DD" w:rsidRPr="00B67C00" w:rsidDel="00976C6F" w:rsidRDefault="24EAE5DD">
      <w:pPr>
        <w:rPr>
          <w:del w:id="9" w:author="Walker, Laura (DHS-Contractor)" w:date="2026-04-14T11:25:00Z" w16du:dateUtc="2026-04-14T15:25:00Z"/>
          <w:color w:val="000000" w:themeColor="text1"/>
          <w:lang w:val="en-US"/>
        </w:rPr>
        <w:pPrChange w:id="10" w:author="Walker, Laura (DHS-Contractor)" w:date="2026-04-14T11:29:00Z" w16du:dateUtc="2026-04-14T15:29:00Z">
          <w:pPr>
            <w:shd w:val="clear" w:color="auto" w:fill="FFFFFF" w:themeFill="background1"/>
            <w:spacing w:before="220" w:after="220" w:line="331" w:lineRule="auto"/>
          </w:pPr>
        </w:pPrChange>
      </w:pPr>
      <w:del w:id="11" w:author="Walker, Laura (DHS-Contractor)" w:date="2026-04-14T11:25:00Z" w16du:dateUtc="2026-04-14T15:25:00Z">
        <w:r w:rsidRPr="00B67C00" w:rsidDel="00976C6F">
          <w:rPr>
            <w:b/>
            <w:bCs/>
            <w:rPrChange w:id="12" w:author="Walker, Laura (DHS-Contractor)" w:date="2026-04-14T11:29:00Z" w16du:dateUtc="2026-04-14T15:29:00Z">
              <w:rPr/>
            </w:rPrChange>
          </w:rPr>
          <w:delText xml:space="preserve">Your student will receive a one-time payment of $120 in </w:delText>
        </w:r>
        <w:r w:rsidR="006279C4" w:rsidRPr="00B67C00" w:rsidDel="00976C6F">
          <w:rPr>
            <w:b/>
            <w:bCs/>
            <w:rPrChange w:id="13" w:author="Walker, Laura (DHS-Contractor)" w:date="2026-04-14T11:29:00Z" w16du:dateUtc="2026-04-14T15:29:00Z">
              <w:rPr/>
            </w:rPrChange>
          </w:rPr>
          <w:delText xml:space="preserve">DC </w:delText>
        </w:r>
        <w:r w:rsidRPr="00B67C00" w:rsidDel="00976C6F">
          <w:rPr>
            <w:b/>
            <w:bCs/>
            <w:rPrChange w:id="14" w:author="Walker, Laura (DHS-Contractor)" w:date="2026-04-14T11:29:00Z" w16du:dateUtc="2026-04-14T15:29:00Z">
              <w:rPr/>
            </w:rPrChange>
          </w:rPr>
          <w:delText xml:space="preserve">SUN Bucks benefits on </w:delText>
        </w:r>
        <w:r w:rsidRPr="00B67C00" w:rsidDel="00976C6F">
          <w:rPr>
            <w:b/>
            <w:bCs/>
            <w:highlight w:val="yellow"/>
            <w:rPrChange w:id="15" w:author="Walker, Laura (DHS-Contractor)" w:date="2026-04-14T11:29:00Z" w16du:dateUtc="2026-04-14T15:29:00Z">
              <w:rPr>
                <w:highlight w:val="yellow"/>
              </w:rPr>
            </w:rPrChange>
          </w:rPr>
          <w:delText>&lt;ISSUANCE DATE&gt;</w:delText>
        </w:r>
        <w:r w:rsidRPr="00B67C00" w:rsidDel="00976C6F">
          <w:rPr>
            <w:b/>
            <w:bCs/>
            <w:rPrChange w:id="16" w:author="Walker, Laura (DHS-Contractor)" w:date="2026-04-14T11:29:00Z" w16du:dateUtc="2026-04-14T15:29:00Z">
              <w:rPr/>
            </w:rPrChange>
          </w:rPr>
          <w:delText xml:space="preserve"> to help pay for food this summer.</w:delText>
        </w:r>
      </w:del>
    </w:p>
    <w:p w14:paraId="4BB89044" w14:textId="0889EC47" w:rsidR="00D238E6" w:rsidDel="00094702" w:rsidRDefault="00094702">
      <w:pPr>
        <w:rPr>
          <w:del w:id="17" w:author="Walker, Laura (DHS-Contractor)" w:date="2026-04-14T11:22:00Z" w16du:dateUtc="2026-04-14T15:22:00Z"/>
          <w:lang w:val="en-US"/>
        </w:rPr>
        <w:pPrChange w:id="18" w:author="Walker, Laura (DHS-Contractor)" w:date="2026-04-14T11:29:00Z" w16du:dateUtc="2026-04-14T15:29:00Z">
          <w:pPr>
            <w:shd w:val="clear" w:color="auto" w:fill="FFFFFF" w:themeFill="background1"/>
            <w:spacing w:before="220" w:after="220" w:line="331" w:lineRule="auto"/>
          </w:pPr>
        </w:pPrChange>
      </w:pPr>
      <w:ins w:id="19" w:author="Walker, Laura (DHS-Contractor)" w:date="2026-04-14T11:22:00Z" w16du:dateUtc="2026-04-14T15:22:00Z">
        <w:r w:rsidRPr="00E2351D">
          <w:rPr>
            <w:lang w:bidi="es-ES"/>
          </w:rPr>
          <w:t xml:space="preserve">Su solicitud de DC SUN Bucks para 2026 </w:t>
        </w:r>
        <w:r w:rsidRPr="00B67C00">
          <w:rPr>
            <w:lang w:bidi="es-ES"/>
          </w:rPr>
          <w:t>se aprobó para el estudiante que se indica a continuación:</w:t>
        </w:r>
      </w:ins>
      <w:ins w:id="20" w:author="Walker, Laura (DHS-Contractor)" w:date="2026-04-14T11:29:00Z" w16du:dateUtc="2026-04-14T15:29:00Z">
        <w:r w:rsidR="00B67C00">
          <w:rPr>
            <w:lang w:bidi="es-ES"/>
          </w:rPr>
          <w:br/>
        </w:r>
      </w:ins>
      <w:del w:id="21" w:author="Walker, Laura (DHS-Contractor)" w:date="2026-04-14T11:22:00Z" w16du:dateUtc="2026-04-14T15:22:00Z">
        <w:r w:rsidR="001E19D9" w:rsidRPr="03CB09C8" w:rsidDel="00094702">
          <w:rPr>
            <w:lang w:val="en-US"/>
          </w:rPr>
          <w:delText>Your 2026 DC SUN Bucks application for was approved</w:delText>
        </w:r>
        <w:r w:rsidR="00D238E6" w:rsidRPr="03CB09C8" w:rsidDel="00094702">
          <w:rPr>
            <w:lang w:val="en-US"/>
          </w:rPr>
          <w:delText xml:space="preserve"> for </w:delText>
        </w:r>
        <w:r w:rsidR="00E50BC0" w:rsidRPr="03CB09C8" w:rsidDel="00094702">
          <w:rPr>
            <w:lang w:val="en-US"/>
          </w:rPr>
          <w:delText>the student listed below</w:delText>
        </w:r>
        <w:r w:rsidR="00D238E6" w:rsidRPr="03CB09C8" w:rsidDel="00094702">
          <w:rPr>
            <w:lang w:val="en-US"/>
          </w:rPr>
          <w:delText>:</w:delText>
        </w:r>
      </w:del>
    </w:p>
    <w:p w14:paraId="7C466B2D" w14:textId="5CC4821A" w:rsidR="00D238E6" w:rsidRPr="001B4BAD" w:rsidRDefault="00A9026D">
      <w:pPr>
        <w:rPr>
          <w:sz w:val="21"/>
          <w:szCs w:val="21"/>
          <w:highlight w:val="yellow"/>
          <w:lang w:val="en-US"/>
        </w:rPr>
        <w:pPrChange w:id="22" w:author="Walker, Laura (DHS-Contractor)" w:date="2026-04-14T11:29:00Z" w16du:dateUtc="2026-04-14T15:29:00Z">
          <w:pPr>
            <w:pStyle w:val="ListParagraph"/>
            <w:numPr>
              <w:numId w:val="7"/>
            </w:numPr>
            <w:spacing w:before="220" w:after="220" w:line="331" w:lineRule="auto"/>
            <w:ind w:hanging="360"/>
          </w:pPr>
        </w:pPrChange>
      </w:pPr>
      <w:ins w:id="23" w:author="Walker, Laura (DHS-Contractor)" w:date="2026-04-14T11:25:00Z" w16du:dateUtc="2026-04-14T15:25:00Z">
        <w:r w:rsidRPr="00B731C1">
          <w:t xml:space="preserve"> </w:t>
        </w:r>
      </w:ins>
      <w:del w:id="24" w:author="Walker, Laura (DHS-Contractor)" w:date="2026-04-14T11:25:00Z" w16du:dateUtc="2026-04-14T15:25:00Z">
        <w:r w:rsidR="00AB792C" w:rsidRPr="7DA8347B" w:rsidDel="00A9026D">
          <w:rPr>
            <w:sz w:val="23"/>
            <w:szCs w:val="23"/>
          </w:rPr>
          <w:delText xml:space="preserve">Eligible Student: </w:delText>
        </w:r>
      </w:del>
      <w:del w:id="25" w:author="Walker, Laura (DHS-Contractor)" w:date="2026-04-14T11:32:00Z" w16du:dateUtc="2026-04-14T15:32:00Z">
        <w:r w:rsidR="00D238E6" w:rsidRPr="7DA8347B" w:rsidDel="00F45BB6">
          <w:rPr>
            <w:sz w:val="21"/>
            <w:szCs w:val="21"/>
            <w:highlight w:val="yellow"/>
            <w:lang w:val="en-US"/>
          </w:rPr>
          <w:delText>&lt;FIRST NAME&gt; &lt;LAST NAME&gt;</w:delText>
        </w:r>
      </w:del>
    </w:p>
    <w:p w14:paraId="17540AAE" w14:textId="2FDC849C" w:rsidR="000C7AF0" w:rsidRPr="000C7AF0" w:rsidRDefault="000C7AF0">
      <w:pPr>
        <w:pStyle w:val="ListParagraph"/>
        <w:numPr>
          <w:ilvl w:val="0"/>
          <w:numId w:val="7"/>
        </w:numPr>
        <w:spacing w:line="360" w:lineRule="auto"/>
        <w:rPr>
          <w:ins w:id="26" w:author="Walker, Laura (DHS-Contractor)" w:date="2026-04-14T11:32:00Z" w16du:dateUtc="2026-04-14T15:32:00Z"/>
          <w:sz w:val="21"/>
          <w:szCs w:val="21"/>
          <w:highlight w:val="yellow"/>
          <w:lang w:val="en-US"/>
          <w:rPrChange w:id="27" w:author="Walker, Laura (DHS-Contractor)" w:date="2026-04-14T11:32:00Z" w16du:dateUtc="2026-04-14T15:32:00Z">
            <w:rPr>
              <w:ins w:id="28" w:author="Walker, Laura (DHS-Contractor)" w:date="2026-04-14T11:32:00Z" w16du:dateUtc="2026-04-14T15:32:00Z"/>
            </w:rPr>
          </w:rPrChange>
        </w:rPr>
        <w:pPrChange w:id="29" w:author="Walker, Laura (DHS-Contractor)" w:date="2026-04-14T11:33:00Z" w16du:dateUtc="2026-04-14T15:33:00Z">
          <w:pPr>
            <w:pStyle w:val="ListParagraph"/>
            <w:numPr>
              <w:numId w:val="7"/>
            </w:numPr>
            <w:shd w:val="clear" w:color="auto" w:fill="FFFFFF" w:themeFill="background1"/>
            <w:spacing w:line="240" w:lineRule="auto"/>
            <w:ind w:hanging="360"/>
          </w:pPr>
        </w:pPrChange>
      </w:pPr>
      <w:ins w:id="30" w:author="Walker, Laura (DHS-Contractor)" w:date="2026-04-14T11:32:00Z" w16du:dateUtc="2026-04-14T15:32:00Z">
        <w:r w:rsidRPr="00B731C1">
          <w:t xml:space="preserve">Estudiante </w:t>
        </w:r>
        <w:r>
          <w:t>E</w:t>
        </w:r>
        <w:r w:rsidRPr="00B731C1">
          <w:t xml:space="preserve">legible: </w:t>
        </w:r>
        <w:r w:rsidRPr="00A50B1A">
          <w:rPr>
            <w:b/>
            <w:bCs/>
            <w:sz w:val="21"/>
            <w:szCs w:val="21"/>
            <w:highlight w:val="yellow"/>
            <w:lang w:val="en-US"/>
            <w:rPrChange w:id="31" w:author="Walker, Laura (DHS-Contractor)" w:date="2026-04-14T11:33:00Z" w16du:dateUtc="2026-04-14T15:33:00Z">
              <w:rPr>
                <w:sz w:val="21"/>
                <w:szCs w:val="21"/>
                <w:highlight w:val="yellow"/>
                <w:lang w:val="en-US"/>
              </w:rPr>
            </w:rPrChange>
          </w:rPr>
          <w:t>&lt;FIRST NAME&gt; &lt;LAST NAME&gt;</w:t>
        </w:r>
      </w:ins>
    </w:p>
    <w:p w14:paraId="4E53F749" w14:textId="2D97102B" w:rsidR="009F3213" w:rsidRDefault="0035576F">
      <w:pPr>
        <w:pStyle w:val="ListParagraph"/>
        <w:numPr>
          <w:ilvl w:val="0"/>
          <w:numId w:val="7"/>
        </w:numPr>
        <w:shd w:val="clear" w:color="auto" w:fill="FFFFFF" w:themeFill="background1"/>
        <w:spacing w:line="360" w:lineRule="auto"/>
        <w:rPr>
          <w:lang w:val="en-US"/>
        </w:rPr>
        <w:pPrChange w:id="32" w:author="Walker, Laura (DHS-Contractor)" w:date="2026-04-14T11:33:00Z" w16du:dateUtc="2026-04-14T15:33:00Z">
          <w:pPr>
            <w:pStyle w:val="ListParagraph"/>
            <w:numPr>
              <w:numId w:val="7"/>
            </w:numPr>
            <w:shd w:val="clear" w:color="auto" w:fill="FFFFFF" w:themeFill="background1"/>
            <w:spacing w:line="240" w:lineRule="auto"/>
            <w:ind w:hanging="360"/>
          </w:pPr>
        </w:pPrChange>
      </w:pPr>
      <w:ins w:id="33" w:author="Walker, Laura (DHS-Contractor)" w:date="2026-04-14T11:25:00Z" w16du:dateUtc="2026-04-14T15:25:00Z">
        <w:r w:rsidRPr="006B4D5A">
          <w:t>N.° de identificación del programa DC SUN Bucks</w:t>
        </w:r>
        <w:r w:rsidRPr="00AF795B">
          <w:t xml:space="preserve">: </w:t>
        </w:r>
      </w:ins>
      <w:del w:id="34" w:author="Walker, Laura (DHS-Contractor)" w:date="2026-04-14T11:25:00Z" w16du:dateUtc="2026-04-14T15:25:00Z">
        <w:r w:rsidR="413E9EA8" w:rsidRPr="7DA8347B" w:rsidDel="0035576F">
          <w:rPr>
            <w:lang w:val="en-US"/>
          </w:rPr>
          <w:delText xml:space="preserve">DC </w:delText>
        </w:r>
        <w:r w:rsidR="3EC035FC" w:rsidRPr="7DA8347B" w:rsidDel="0035576F">
          <w:rPr>
            <w:lang w:val="en-US"/>
          </w:rPr>
          <w:delText>SUN Bucks ID</w:delText>
        </w:r>
        <w:r w:rsidR="080C298F" w:rsidRPr="7DA8347B" w:rsidDel="0035576F">
          <w:rPr>
            <w:lang w:val="en-US"/>
          </w:rPr>
          <w:delText xml:space="preserve">: </w:delText>
        </w:r>
      </w:del>
      <w:r w:rsidR="080C298F" w:rsidRPr="7DA8347B">
        <w:rPr>
          <w:highlight w:val="yellow"/>
          <w:lang w:val="en-US"/>
        </w:rPr>
        <w:t>&lt;</w:t>
      </w:r>
      <w:r w:rsidR="003A1EB5" w:rsidRPr="7DA8347B">
        <w:rPr>
          <w:highlight w:val="yellow"/>
          <w:lang w:val="en-US"/>
        </w:rPr>
        <w:t xml:space="preserve">SUN BUCKS </w:t>
      </w:r>
      <w:r w:rsidR="080C298F" w:rsidRPr="7DA8347B">
        <w:rPr>
          <w:highlight w:val="yellow"/>
          <w:lang w:val="en-US"/>
        </w:rPr>
        <w:t>ID&gt;</w:t>
      </w:r>
      <w:r w:rsidR="3EC035FC" w:rsidRPr="7DA8347B">
        <w:rPr>
          <w:lang w:val="en-US"/>
        </w:rPr>
        <w:t xml:space="preserve"> </w:t>
      </w:r>
    </w:p>
    <w:p w14:paraId="65C04EAF" w14:textId="15C5ED79" w:rsidR="7DA8347B" w:rsidRDefault="7DA8347B" w:rsidP="00863F7A">
      <w:pPr>
        <w:shd w:val="clear" w:color="auto" w:fill="FFFFFF" w:themeFill="background1"/>
        <w:spacing w:line="240" w:lineRule="auto"/>
        <w:rPr>
          <w:color w:val="000000" w:themeColor="text1"/>
          <w:lang w:val="en-US"/>
        </w:rPr>
      </w:pPr>
    </w:p>
    <w:p w14:paraId="301FA833" w14:textId="77777777" w:rsidR="00A10F04" w:rsidRPr="00A10F04" w:rsidRDefault="00A10F04" w:rsidP="00A10F04">
      <w:pPr>
        <w:widowControl w:val="0"/>
        <w:spacing w:line="331" w:lineRule="auto"/>
        <w:ind w:right="181"/>
        <w:rPr>
          <w:ins w:id="35" w:author="Walker, Laura (DHS-Contractor)" w:date="2026-04-14T11:25:00Z" w16du:dateUtc="2026-04-14T15:25:00Z"/>
          <w:sz w:val="28"/>
          <w:szCs w:val="28"/>
          <w:rPrChange w:id="36" w:author="Walker, Laura (DHS-Contractor)" w:date="2026-04-14T11:25:00Z" w16du:dateUtc="2026-04-14T15:25:00Z">
            <w:rPr>
              <w:ins w:id="37" w:author="Walker, Laura (DHS-Contractor)" w:date="2026-04-14T11:25:00Z" w16du:dateUtc="2026-04-14T15:25:00Z"/>
            </w:rPr>
          </w:rPrChange>
        </w:rPr>
      </w:pPr>
      <w:bookmarkStart w:id="38" w:name="_4u9tkotxezq4"/>
      <w:bookmarkEnd w:id="38"/>
      <w:ins w:id="39" w:author="Walker, Laura (DHS-Contractor)" w:date="2026-04-14T11:25:00Z" w16du:dateUtc="2026-04-14T15:25:00Z">
        <w:r w:rsidRPr="00A10F04">
          <w:rPr>
            <w:b/>
            <w:bCs/>
            <w:sz w:val="28"/>
            <w:szCs w:val="28"/>
            <w:u w:val="single"/>
            <w:rPrChange w:id="40" w:author="Walker, Laura (DHS-Contractor)" w:date="2026-04-14T11:25:00Z" w16du:dateUtc="2026-04-14T15:25:00Z">
              <w:rPr>
                <w:b/>
                <w:bCs/>
                <w:u w:val="single"/>
              </w:rPr>
            </w:rPrChange>
          </w:rPr>
          <w:t>Cómo obtener y utilizar beneficios:</w:t>
        </w:r>
      </w:ins>
    </w:p>
    <w:p w14:paraId="741721FB" w14:textId="7F27ACDD" w:rsidR="009F3213" w:rsidDel="00A10F04" w:rsidRDefault="001E19D9" w:rsidP="7DA8347B">
      <w:pPr>
        <w:widowControl w:val="0"/>
        <w:shd w:val="clear" w:color="auto" w:fill="FFFFFF" w:themeFill="background1"/>
        <w:spacing w:before="220" w:after="220" w:line="331" w:lineRule="auto"/>
        <w:rPr>
          <w:del w:id="41" w:author="Walker, Laura (DHS-Contractor)" w:date="2026-04-14T11:25:00Z" w16du:dateUtc="2026-04-14T15:25:00Z"/>
          <w:sz w:val="28"/>
          <w:szCs w:val="28"/>
        </w:rPr>
      </w:pPr>
      <w:del w:id="42" w:author="Walker, Laura (DHS-Contractor)" w:date="2026-04-14T11:25:00Z" w16du:dateUtc="2026-04-14T15:25:00Z">
        <w:r w:rsidRPr="7DA8347B" w:rsidDel="00A10F04">
          <w:rPr>
            <w:b/>
            <w:bCs/>
            <w:sz w:val="28"/>
            <w:szCs w:val="28"/>
            <w:u w:val="single"/>
          </w:rPr>
          <w:delText>How to get and use your benefits:</w:delText>
        </w:r>
      </w:del>
    </w:p>
    <w:p w14:paraId="6726B228" w14:textId="61D9BE9B" w:rsidR="009F3213" w:rsidRDefault="00065045">
      <w:pPr>
        <w:widowControl w:val="0"/>
        <w:numPr>
          <w:ilvl w:val="0"/>
          <w:numId w:val="6"/>
        </w:numPr>
        <w:spacing w:after="100" w:line="240" w:lineRule="auto"/>
        <w:ind w:right="181"/>
      </w:pPr>
      <w:ins w:id="43" w:author="Walker, Laura (DHS-Contractor)" w:date="2026-04-14T11:26:00Z" w16du:dateUtc="2026-04-14T15:26:00Z">
        <w:r w:rsidRPr="000E3986">
          <w:t xml:space="preserve">Los beneficios estarán disponibles para usarse a partir del </w:t>
        </w:r>
      </w:ins>
      <w:del w:id="44" w:author="Walker, Laura (DHS-Contractor)" w:date="2026-04-14T11:26:00Z" w16du:dateUtc="2026-04-14T15:26:00Z">
        <w:r w:rsidR="001E19D9" w:rsidRPr="7DA8347B" w:rsidDel="00065045">
          <w:rPr>
            <w:b/>
            <w:bCs/>
          </w:rPr>
          <w:delText>The benefits will be available to use on</w:delText>
        </w:r>
        <w:r w:rsidR="001E19D9" w:rsidDel="00065045">
          <w:delText xml:space="preserve"> </w:delText>
        </w:r>
      </w:del>
      <w:r w:rsidR="00C53C60" w:rsidRPr="7DA8347B">
        <w:rPr>
          <w:b/>
          <w:bCs/>
          <w:highlight w:val="yellow"/>
        </w:rPr>
        <w:t>&lt;ISSUANCE DATE&gt;</w:t>
      </w:r>
      <w:r w:rsidR="00C53C60" w:rsidRPr="7DA8347B">
        <w:rPr>
          <w:b/>
          <w:bCs/>
        </w:rPr>
        <w:t xml:space="preserve">. </w:t>
      </w:r>
    </w:p>
    <w:p w14:paraId="5B88A450" w14:textId="77777777" w:rsidR="00F37B40" w:rsidRPr="00321508" w:rsidRDefault="00F37B40" w:rsidP="00F37B40">
      <w:pPr>
        <w:widowControl w:val="0"/>
        <w:numPr>
          <w:ilvl w:val="0"/>
          <w:numId w:val="6"/>
        </w:numPr>
        <w:spacing w:line="331" w:lineRule="auto"/>
        <w:ind w:right="181"/>
        <w:rPr>
          <w:ins w:id="45" w:author="Walker, Laura (DHS-Contractor)" w:date="2026-04-14T11:26:00Z" w16du:dateUtc="2026-04-14T15:26:00Z"/>
          <w:lang w:val="en-US"/>
        </w:rPr>
      </w:pPr>
      <w:ins w:id="46" w:author="Walker, Laura (DHS-Contractor)" w:date="2026-04-14T11:26:00Z" w16du:dateUtc="2026-04-14T15:26:00Z">
        <w:r w:rsidRPr="00321508">
          <w:t xml:space="preserve">A este estudiante </w:t>
        </w:r>
        <w:r w:rsidRPr="00321508">
          <w:rPr>
            <w:b/>
            <w:bCs/>
          </w:rPr>
          <w:t xml:space="preserve">se le enviará por correo una tarjeta de </w:t>
        </w:r>
        <w:r>
          <w:rPr>
            <w:b/>
            <w:bCs/>
          </w:rPr>
          <w:t xml:space="preserve">DC </w:t>
        </w:r>
        <w:r w:rsidRPr="00321508">
          <w:rPr>
            <w:b/>
            <w:bCs/>
          </w:rPr>
          <w:t>SUN Bucks</w:t>
        </w:r>
        <w:r w:rsidRPr="00321508">
          <w:t xml:space="preserve"> cargada con $120 para beneficios de alimentos. Llegará en un sobre blanco liso con la dirección de Fidelity Information Services (FIS). Las instrucciones sobre cómo usar la tarjeta estarán en el sobre.</w:t>
        </w:r>
      </w:ins>
    </w:p>
    <w:p w14:paraId="1B490D16" w14:textId="3B1CD0F2" w:rsidR="00FE0D6E" w:rsidRPr="00FB7C23" w:rsidDel="00F37B40" w:rsidRDefault="00FE0D6E" w:rsidP="00FE0D6E">
      <w:pPr>
        <w:widowControl w:val="0"/>
        <w:numPr>
          <w:ilvl w:val="0"/>
          <w:numId w:val="6"/>
        </w:numPr>
        <w:spacing w:after="120" w:line="240" w:lineRule="auto"/>
        <w:ind w:right="181"/>
        <w:rPr>
          <w:del w:id="47" w:author="Walker, Laura (DHS-Contractor)" w:date="2026-04-14T11:26:00Z" w16du:dateUtc="2026-04-14T15:26:00Z"/>
        </w:rPr>
      </w:pPr>
      <w:commentRangeStart w:id="48"/>
      <w:commentRangeStart w:id="49"/>
      <w:del w:id="50" w:author="Walker, Laura (DHS-Contractor)" w:date="2026-04-14T11:26:00Z" w16du:dateUtc="2026-04-14T15:26:00Z">
        <w:r w:rsidDel="00F37B40">
          <w:delText xml:space="preserve">This student will be </w:delText>
        </w:r>
        <w:r w:rsidRPr="0CFF0D1C" w:rsidDel="00F37B40">
          <w:rPr>
            <w:b/>
            <w:bCs/>
          </w:rPr>
          <w:delText>mailed a DC SUN Bucks card</w:delText>
        </w:r>
        <w:r w:rsidDel="00F37B40">
          <w:delText xml:space="preserve"> </w:delText>
        </w:r>
        <w:r w:rsidRPr="0CFF0D1C" w:rsidDel="00F37B40">
          <w:rPr>
            <w:b/>
            <w:bCs/>
            <w:sz w:val="23"/>
            <w:szCs w:val="23"/>
          </w:rPr>
          <w:delText xml:space="preserve">loaded with $120 of food benefits. </w:delText>
        </w:r>
        <w:r w:rsidRPr="0CFF0D1C" w:rsidDel="00F37B40">
          <w:rPr>
            <w:sz w:val="23"/>
            <w:szCs w:val="23"/>
          </w:rPr>
          <w:delText>It will arrive in a plain white envelope addressed from Fidelity Information Services (FIS). Instructions on how to use the card will be in the envelope.</w:delText>
        </w:r>
        <w:commentRangeEnd w:id="48"/>
        <w:r w:rsidRPr="00FB7C23" w:rsidDel="00F37B40">
          <w:rPr>
            <w:rStyle w:val="CommentReference"/>
            <w:sz w:val="22"/>
            <w:szCs w:val="22"/>
          </w:rPr>
          <w:commentReference w:id="48"/>
        </w:r>
        <w:commentRangeEnd w:id="49"/>
        <w:r w:rsidR="356BC9CB" w:rsidRPr="00FB7C23" w:rsidDel="00F37B40">
          <w:rPr>
            <w:rStyle w:val="CommentReference"/>
            <w:sz w:val="22"/>
            <w:szCs w:val="22"/>
          </w:rPr>
          <w:commentReference w:id="49"/>
        </w:r>
      </w:del>
    </w:p>
    <w:p w14:paraId="761BD892" w14:textId="77777777" w:rsidR="009014F7" w:rsidRPr="00B818DF" w:rsidRDefault="009014F7" w:rsidP="009014F7">
      <w:pPr>
        <w:widowControl w:val="0"/>
        <w:numPr>
          <w:ilvl w:val="0"/>
          <w:numId w:val="6"/>
        </w:numPr>
        <w:spacing w:line="331" w:lineRule="auto"/>
        <w:ind w:right="181"/>
        <w:rPr>
          <w:ins w:id="54" w:author="Walker, Laura (DHS-Contractor)" w:date="2026-04-14T11:26:00Z" w16du:dateUtc="2026-04-14T15:26:00Z"/>
          <w:lang w:val="en-US"/>
        </w:rPr>
      </w:pPr>
      <w:ins w:id="55" w:author="Walker, Laura (DHS-Contractor)" w:date="2026-04-14T11:26:00Z" w16du:dateUtc="2026-04-14T15:26:00Z">
        <w:r w:rsidRPr="00B818DF">
          <w:rPr>
            <w:b/>
            <w:bCs/>
          </w:rPr>
          <w:t xml:space="preserve">Sus beneficios de </w:t>
        </w:r>
        <w:r>
          <w:rPr>
            <w:b/>
            <w:bCs/>
          </w:rPr>
          <w:t xml:space="preserve">DC </w:t>
        </w:r>
        <w:r w:rsidRPr="00B818DF">
          <w:rPr>
            <w:b/>
            <w:bCs/>
          </w:rPr>
          <w:t>SUN Bucks vencerán el &lt;</w:t>
        </w:r>
        <w:r w:rsidRPr="00B818DF">
          <w:rPr>
            <w:b/>
            <w:bCs/>
            <w:highlight w:val="yellow"/>
          </w:rPr>
          <w:t>EXPIRATION DATE</w:t>
        </w:r>
        <w:r w:rsidRPr="00B818DF">
          <w:rPr>
            <w:b/>
            <w:bCs/>
          </w:rPr>
          <w:t xml:space="preserve">&gt;. </w:t>
        </w:r>
        <w:r w:rsidRPr="00B818DF">
          <w:t>Utilice los beneficios antes de dicha fecha o los perderá.</w:t>
        </w:r>
      </w:ins>
    </w:p>
    <w:p w14:paraId="32B29ED0" w14:textId="362CF766" w:rsidR="009F3213" w:rsidDel="009014F7" w:rsidRDefault="001E19D9">
      <w:pPr>
        <w:widowControl w:val="0"/>
        <w:numPr>
          <w:ilvl w:val="0"/>
          <w:numId w:val="6"/>
        </w:numPr>
        <w:spacing w:after="120" w:line="240" w:lineRule="auto"/>
        <w:ind w:right="181"/>
        <w:rPr>
          <w:del w:id="56" w:author="Walker, Laura (DHS-Contractor)" w:date="2026-04-14T11:26:00Z" w16du:dateUtc="2026-04-14T15:26:00Z"/>
        </w:rPr>
      </w:pPr>
      <w:del w:id="57" w:author="Walker, Laura (DHS-Contractor)" w:date="2026-04-14T11:26:00Z" w16du:dateUtc="2026-04-14T15:26:00Z">
        <w:r w:rsidRPr="7DA8347B" w:rsidDel="009014F7">
          <w:rPr>
            <w:b/>
            <w:bCs/>
          </w:rPr>
          <w:delText xml:space="preserve">Your </w:delText>
        </w:r>
        <w:r w:rsidR="001B4BAD" w:rsidDel="009014F7">
          <w:rPr>
            <w:b/>
            <w:bCs/>
          </w:rPr>
          <w:delText xml:space="preserve">DC </w:delText>
        </w:r>
        <w:r w:rsidRPr="7DA8347B" w:rsidDel="009014F7">
          <w:rPr>
            <w:b/>
            <w:bCs/>
          </w:rPr>
          <w:delText xml:space="preserve">SUN Bucks benefits will expire on </w:delText>
        </w:r>
        <w:r w:rsidRPr="7DA8347B" w:rsidDel="009014F7">
          <w:rPr>
            <w:b/>
            <w:bCs/>
            <w:highlight w:val="yellow"/>
          </w:rPr>
          <w:delText>&lt;</w:delText>
        </w:r>
        <w:r w:rsidR="00C53C60" w:rsidRPr="7DA8347B" w:rsidDel="009014F7">
          <w:rPr>
            <w:b/>
            <w:bCs/>
            <w:highlight w:val="yellow"/>
          </w:rPr>
          <w:delText>EXPIRATION DATE</w:delText>
        </w:r>
        <w:r w:rsidRPr="7DA8347B" w:rsidDel="009014F7">
          <w:rPr>
            <w:b/>
            <w:bCs/>
            <w:highlight w:val="yellow"/>
          </w:rPr>
          <w:delText>&gt;</w:delText>
        </w:r>
        <w:r w:rsidDel="009014F7">
          <w:delText>. Use the benefits before that date, or you will lose them.</w:delText>
        </w:r>
      </w:del>
    </w:p>
    <w:p w14:paraId="562DC887" w14:textId="77777777" w:rsidR="00B469A3" w:rsidRPr="00B818DF" w:rsidRDefault="00B469A3" w:rsidP="00B469A3">
      <w:pPr>
        <w:widowControl w:val="0"/>
        <w:numPr>
          <w:ilvl w:val="0"/>
          <w:numId w:val="6"/>
        </w:numPr>
        <w:spacing w:line="331" w:lineRule="auto"/>
        <w:ind w:right="181"/>
        <w:rPr>
          <w:ins w:id="58" w:author="Walker, Laura (DHS-Contractor)" w:date="2026-04-14T11:26:00Z" w16du:dateUtc="2026-04-14T15:26:00Z"/>
          <w:lang w:val="en-US"/>
        </w:rPr>
      </w:pPr>
      <w:ins w:id="59" w:author="Walker, Laura (DHS-Contractor)" w:date="2026-04-14T11:26:00Z" w16du:dateUtc="2026-04-14T15:26:00Z">
        <w:r w:rsidRPr="00B818DF">
          <w:rPr>
            <w:rFonts w:cstheme="minorHAnsi"/>
            <w:b/>
            <w:lang w:bidi="es-ES"/>
          </w:rPr>
          <w:t xml:space="preserve">Visite el portal de </w:t>
        </w:r>
        <w:r>
          <w:rPr>
            <w:rFonts w:cstheme="minorHAnsi"/>
            <w:b/>
            <w:lang w:bidi="es-ES"/>
          </w:rPr>
          <w:t xml:space="preserve">DC </w:t>
        </w:r>
        <w:r w:rsidRPr="00B818DF">
          <w:rPr>
            <w:rFonts w:cstheme="minorHAnsi"/>
            <w:b/>
            <w:lang w:bidi="es-ES"/>
          </w:rPr>
          <w:t xml:space="preserve">SUN Bucks en </w:t>
        </w:r>
        <w:r>
          <w:fldChar w:fldCharType="begin"/>
        </w:r>
        <w:r>
          <w:instrText>HYPERLINK "https://sunbucks.dc.gov/" \h</w:instrText>
        </w:r>
        <w:r>
          <w:fldChar w:fldCharType="separate"/>
        </w:r>
        <w:r w:rsidRPr="00B818DF">
          <w:rPr>
            <w:rFonts w:cstheme="minorHAnsi"/>
            <w:b/>
            <w:u w:val="single"/>
            <w:lang w:bidi="es-ES"/>
          </w:rPr>
          <w:t>sunbucks</w:t>
        </w:r>
        <w:r>
          <w:fldChar w:fldCharType="end"/>
        </w:r>
        <w:r>
          <w:fldChar w:fldCharType="begin"/>
        </w:r>
        <w:r>
          <w:instrText>HYPERLINK "https://sunbucks.dc.gov/" \h</w:instrText>
        </w:r>
        <w:r>
          <w:fldChar w:fldCharType="separate"/>
        </w:r>
        <w:r w:rsidRPr="00B818DF">
          <w:rPr>
            <w:rFonts w:cstheme="minorHAnsi"/>
            <w:b/>
            <w:u w:val="single"/>
            <w:lang w:bidi="es-ES"/>
          </w:rPr>
          <w:t>.</w:t>
        </w:r>
        <w:r>
          <w:fldChar w:fldCharType="end"/>
        </w:r>
        <w:r>
          <w:fldChar w:fldCharType="begin"/>
        </w:r>
        <w:r>
          <w:instrText>HYPERLINK "https://sunbucks.dc.gov/" \h</w:instrText>
        </w:r>
        <w:r>
          <w:fldChar w:fldCharType="separate"/>
        </w:r>
        <w:r w:rsidRPr="00B818DF">
          <w:rPr>
            <w:rFonts w:cstheme="minorHAnsi"/>
            <w:b/>
            <w:u w:val="single"/>
            <w:lang w:bidi="es-ES"/>
          </w:rPr>
          <w:t>dc.gov</w:t>
        </w:r>
        <w:r>
          <w:fldChar w:fldCharType="end"/>
        </w:r>
        <w:r w:rsidRPr="00B818DF">
          <w:rPr>
            <w:rFonts w:cstheme="minorHAnsi"/>
            <w:lang w:bidi="es-ES"/>
          </w:rPr>
          <w:t xml:space="preserve"> a ver la información sobre las cuentas y los beneficios de su estudiante.</w:t>
        </w:r>
      </w:ins>
    </w:p>
    <w:p w14:paraId="57147E46" w14:textId="2ECBA961" w:rsidR="00861526" w:rsidDel="00B469A3" w:rsidRDefault="00861526" w:rsidP="7DA8347B">
      <w:pPr>
        <w:widowControl w:val="0"/>
        <w:numPr>
          <w:ilvl w:val="0"/>
          <w:numId w:val="6"/>
        </w:numPr>
        <w:spacing w:line="240" w:lineRule="auto"/>
        <w:ind w:right="181"/>
        <w:rPr>
          <w:del w:id="60" w:author="Walker, Laura (DHS-Contractor)" w:date="2026-04-14T11:26:00Z" w16du:dateUtc="2026-04-14T15:26:00Z"/>
          <w:sz w:val="23"/>
          <w:szCs w:val="23"/>
        </w:rPr>
      </w:pPr>
      <w:del w:id="61" w:author="Walker, Laura (DHS-Contractor)" w:date="2026-04-14T11:26:00Z" w16du:dateUtc="2026-04-14T15:26:00Z">
        <w:r w:rsidRPr="7DA8347B" w:rsidDel="00B469A3">
          <w:rPr>
            <w:b/>
            <w:bCs/>
            <w:sz w:val="23"/>
            <w:szCs w:val="23"/>
          </w:rPr>
          <w:delText xml:space="preserve">Visit </w:delText>
        </w:r>
        <w:r w:rsidDel="00B469A3">
          <w:fldChar w:fldCharType="begin"/>
        </w:r>
        <w:r w:rsidDel="00B469A3">
          <w:delInstrText>HYPERLINK "https://sunbucks.dc.gov/" \h</w:delInstrText>
        </w:r>
        <w:r w:rsidDel="00B469A3">
          <w:fldChar w:fldCharType="separate"/>
        </w:r>
        <w:r w:rsidRPr="7DA8347B" w:rsidDel="00B469A3">
          <w:rPr>
            <w:b/>
            <w:bCs/>
            <w:sz w:val="23"/>
            <w:szCs w:val="23"/>
            <w:u w:val="single"/>
          </w:rPr>
          <w:delText>sunbucks</w:delText>
        </w:r>
        <w:r w:rsidDel="00B469A3">
          <w:fldChar w:fldCharType="end"/>
        </w:r>
        <w:r w:rsidDel="00B469A3">
          <w:fldChar w:fldCharType="begin"/>
        </w:r>
        <w:r w:rsidDel="00B469A3">
          <w:delInstrText>HYPERLINK "https://sunbucks.dc.gov/" \h</w:delInstrText>
        </w:r>
        <w:r w:rsidDel="00B469A3">
          <w:fldChar w:fldCharType="separate"/>
        </w:r>
        <w:r w:rsidRPr="7DA8347B" w:rsidDel="00B469A3">
          <w:rPr>
            <w:b/>
            <w:bCs/>
            <w:u w:val="single"/>
          </w:rPr>
          <w:delText>.</w:delText>
        </w:r>
        <w:r w:rsidDel="00B469A3">
          <w:fldChar w:fldCharType="end"/>
        </w:r>
        <w:r w:rsidDel="00B469A3">
          <w:fldChar w:fldCharType="begin"/>
        </w:r>
        <w:r w:rsidDel="00B469A3">
          <w:delInstrText>HYPERLINK "https://sunbucks.dc.gov/" \h</w:delInstrText>
        </w:r>
        <w:r w:rsidDel="00B469A3">
          <w:fldChar w:fldCharType="separate"/>
        </w:r>
        <w:r w:rsidRPr="7DA8347B" w:rsidDel="00B469A3">
          <w:rPr>
            <w:b/>
            <w:bCs/>
            <w:sz w:val="23"/>
            <w:szCs w:val="23"/>
            <w:u w:val="single"/>
          </w:rPr>
          <w:delText>dc.gov</w:delText>
        </w:r>
        <w:r w:rsidDel="00B469A3">
          <w:fldChar w:fldCharType="end"/>
        </w:r>
        <w:r w:rsidRPr="7DA8347B" w:rsidDel="00B469A3">
          <w:rPr>
            <w:sz w:val="23"/>
            <w:szCs w:val="23"/>
          </w:rPr>
          <w:delText xml:space="preserve"> where you can view your student’s account and benefit information.</w:delText>
        </w:r>
      </w:del>
    </w:p>
    <w:p w14:paraId="5DAB6C7B" w14:textId="77777777" w:rsidR="009F3213" w:rsidRDefault="009F3213" w:rsidP="7DA8347B">
      <w:pPr>
        <w:spacing w:before="220" w:after="220"/>
        <w:rPr>
          <w:sz w:val="21"/>
          <w:szCs w:val="21"/>
        </w:rPr>
      </w:pPr>
    </w:p>
    <w:p w14:paraId="1507DC05" w14:textId="77777777" w:rsidR="007E60A1" w:rsidRPr="007E60A1" w:rsidRDefault="007E60A1" w:rsidP="007E60A1">
      <w:pPr>
        <w:spacing w:before="100"/>
        <w:rPr>
          <w:ins w:id="62" w:author="Walker, Laura (DHS-Contractor)" w:date="2026-04-14T11:27:00Z" w16du:dateUtc="2026-04-14T15:27:00Z"/>
          <w:b/>
          <w:bCs/>
          <w:sz w:val="28"/>
          <w:szCs w:val="28"/>
          <w:u w:val="single"/>
          <w:rPrChange w:id="63" w:author="Walker, Laura (DHS-Contractor)" w:date="2026-04-14T11:27:00Z" w16du:dateUtc="2026-04-14T15:27:00Z">
            <w:rPr>
              <w:ins w:id="64" w:author="Walker, Laura (DHS-Contractor)" w:date="2026-04-14T11:27:00Z" w16du:dateUtc="2026-04-14T15:27:00Z"/>
              <w:b/>
              <w:bCs/>
              <w:u w:val="single"/>
            </w:rPr>
          </w:rPrChange>
        </w:rPr>
      </w:pPr>
      <w:ins w:id="65" w:author="Walker, Laura (DHS-Contractor)" w:date="2026-04-14T11:27:00Z" w16du:dateUtc="2026-04-14T15:27:00Z">
        <w:r w:rsidRPr="007E60A1">
          <w:rPr>
            <w:b/>
            <w:bCs/>
            <w:sz w:val="28"/>
            <w:szCs w:val="28"/>
            <w:u w:val="single"/>
            <w:rPrChange w:id="66" w:author="Walker, Laura (DHS-Contractor)" w:date="2026-04-14T11:27:00Z" w16du:dateUtc="2026-04-14T15:27:00Z">
              <w:rPr>
                <w:b/>
                <w:bCs/>
                <w:u w:val="single"/>
              </w:rPr>
            </w:rPrChange>
          </w:rPr>
          <w:t>Preguntas frequentes</w:t>
        </w:r>
      </w:ins>
    </w:p>
    <w:p w14:paraId="69906FD9" w14:textId="77777777" w:rsidR="007E60A1" w:rsidRPr="00B818DF" w:rsidRDefault="007E60A1" w:rsidP="007E60A1">
      <w:pPr>
        <w:spacing w:before="100"/>
        <w:rPr>
          <w:ins w:id="67" w:author="Walker, Laura (DHS-Contractor)" w:date="2026-04-14T11:27:00Z" w16du:dateUtc="2026-04-14T15:27:00Z"/>
          <w:b/>
          <w:bCs/>
          <w:i/>
          <w:iCs/>
        </w:rPr>
      </w:pPr>
      <w:ins w:id="68" w:author="Walker, Laura (DHS-Contractor)" w:date="2026-04-14T11:27:00Z" w16du:dateUtc="2026-04-14T15:27:00Z">
        <w:r w:rsidRPr="00B818DF">
          <w:rPr>
            <w:b/>
            <w:bCs/>
            <w:i/>
            <w:iCs/>
          </w:rPr>
          <w:t>¿</w:t>
        </w:r>
        <w:r w:rsidRPr="00CD40E7">
          <w:rPr>
            <w:b/>
            <w:bCs/>
            <w:i/>
            <w:iCs/>
          </w:rPr>
          <w:t>Necesita reemplazar su tarjeta de EBT?</w:t>
        </w:r>
      </w:ins>
    </w:p>
    <w:p w14:paraId="651FD556" w14:textId="77777777" w:rsidR="007E60A1" w:rsidRDefault="007E60A1" w:rsidP="007E60A1">
      <w:pPr>
        <w:rPr>
          <w:ins w:id="69" w:author="Walker, Laura (DHS-Contractor)" w:date="2026-04-14T11:27:00Z" w16du:dateUtc="2026-04-14T15:27:00Z"/>
        </w:rPr>
      </w:pPr>
      <w:ins w:id="70" w:author="Walker, Laura (DHS-Contractor)" w:date="2026-04-14T11:27:00Z" w16du:dateUtc="2026-04-14T15:27:00Z">
        <w:r w:rsidRPr="000967C2">
          <w:t xml:space="preserve">Inicie sesión en el portal de DC SUN Bucks para verificar su identidad y ver las instrucciones para reemplazar su tarjeta. También puede solicitar una tarjeta a través de FIS, el proveedor de tarjetas de EBT del Distrito de Columbia, accediendo a </w:t>
        </w:r>
        <w:r>
          <w:fldChar w:fldCharType="begin"/>
        </w:r>
        <w:r>
          <w:instrText>HYPERLINK "https://ebtedge.com/"</w:instrText>
        </w:r>
        <w:r>
          <w:fldChar w:fldCharType="separate"/>
        </w:r>
        <w:r w:rsidRPr="000967C2">
          <w:rPr>
            <w:rStyle w:val="Hyperlink"/>
          </w:rPr>
          <w:t>ebtEDGE.com</w:t>
        </w:r>
        <w:r>
          <w:fldChar w:fldCharType="end"/>
        </w:r>
        <w:r w:rsidRPr="000967C2">
          <w:t xml:space="preserve"> o llamando al (888) 304-</w:t>
        </w:r>
        <w:r w:rsidRPr="000967C2">
          <w:lastRenderedPageBreak/>
          <w:t>9167 si FIS tiene su dirección actual en sus registros. Si su tarjeta se pierde o es robada, comuníquese con FIS y cambie el PIN de inmediato.</w:t>
        </w:r>
      </w:ins>
    </w:p>
    <w:p w14:paraId="1148279A" w14:textId="77777777" w:rsidR="007E60A1" w:rsidRPr="00B818DF" w:rsidRDefault="007E60A1" w:rsidP="007E60A1">
      <w:pPr>
        <w:rPr>
          <w:ins w:id="71" w:author="Walker, Laura (DHS-Contractor)" w:date="2026-04-14T11:27:00Z" w16du:dateUtc="2026-04-14T15:27:00Z"/>
        </w:rPr>
      </w:pPr>
    </w:p>
    <w:p w14:paraId="1823ECE1" w14:textId="77777777" w:rsidR="007E60A1" w:rsidRDefault="007E60A1" w:rsidP="007E60A1">
      <w:pPr>
        <w:spacing w:before="100"/>
        <w:rPr>
          <w:ins w:id="72" w:author="Walker, Laura (DHS-Contractor)" w:date="2026-04-14T11:27:00Z" w16du:dateUtc="2026-04-14T15:27:00Z"/>
          <w:b/>
          <w:bCs/>
          <w:i/>
          <w:iCs/>
        </w:rPr>
      </w:pPr>
      <w:ins w:id="73" w:author="Walker, Laura (DHS-Contractor)" w:date="2026-04-14T11:27:00Z" w16du:dateUtc="2026-04-14T15:27:00Z">
        <w:r w:rsidRPr="006913AA">
          <w:rPr>
            <w:b/>
            <w:bCs/>
            <w:i/>
            <w:iCs/>
          </w:rPr>
          <w:t>¿Tiene varios estudiantes en su grupo familiar?</w:t>
        </w:r>
      </w:ins>
    </w:p>
    <w:p w14:paraId="3543347A" w14:textId="77777777" w:rsidR="007E60A1" w:rsidRPr="00491FCB" w:rsidRDefault="007E60A1" w:rsidP="007E60A1">
      <w:pPr>
        <w:spacing w:before="100"/>
        <w:rPr>
          <w:ins w:id="74" w:author="Walker, Laura (DHS-Contractor)" w:date="2026-04-14T11:27:00Z" w16du:dateUtc="2026-04-14T15:27:00Z"/>
          <w:color w:val="000000" w:themeColor="text1"/>
          <w:lang w:val="en-US"/>
        </w:rPr>
      </w:pPr>
      <w:ins w:id="75" w:author="Walker, Laura (DHS-Contractor)" w:date="2026-04-14T11:27:00Z" w16du:dateUtc="2026-04-14T15:27:00Z">
        <w:r w:rsidRPr="00B818DF">
          <w:t xml:space="preserve">Cada estudiante recibirá su propio aviso de elegibilidad. Si hay más de un estudiante elegible en su grupo familiar, </w:t>
        </w:r>
        <w:r w:rsidRPr="0008240A">
          <w:t>cada</w:t>
        </w:r>
        <w:r w:rsidRPr="00B818DF">
          <w:t xml:space="preserve"> aviso se enviará por separado. Es posible que lleguen en días diferentes. </w:t>
        </w:r>
        <w:r w:rsidRPr="00FF06ED">
          <w:rPr>
            <w:color w:val="000000" w:themeColor="text1"/>
            <w:lang w:val="es-ES"/>
          </w:rPr>
          <w:t>Revisa tu carpeta de spam.</w:t>
        </w:r>
        <w:r>
          <w:rPr>
            <w:color w:val="000000" w:themeColor="text1"/>
            <w:lang w:val="es-ES"/>
          </w:rPr>
          <w:t xml:space="preserve"> </w:t>
        </w:r>
        <w:r w:rsidRPr="00491FCB">
          <w:rPr>
            <w:color w:val="000000" w:themeColor="text1"/>
            <w:lang w:val="es-ES"/>
          </w:rPr>
          <w:t xml:space="preserve">También puede </w:t>
        </w:r>
        <w:r>
          <w:fldChar w:fldCharType="begin"/>
        </w:r>
        <w:r>
          <w:instrText>HYPERLINK "https://portal.sunbucks.dc.gov/"</w:instrText>
        </w:r>
        <w:r>
          <w:fldChar w:fldCharType="separate"/>
        </w:r>
        <w:r w:rsidRPr="008A0522">
          <w:rPr>
            <w:rStyle w:val="Hyperlink"/>
            <w:lang w:val="es-ES"/>
          </w:rPr>
          <w:t>visitar el portal SUN Bucks del DC</w:t>
        </w:r>
        <w:r>
          <w:fldChar w:fldCharType="end"/>
        </w:r>
        <w:r>
          <w:rPr>
            <w:color w:val="000000" w:themeColor="text1"/>
            <w:lang w:val="es-ES"/>
          </w:rPr>
          <w:t xml:space="preserve"> </w:t>
        </w:r>
        <w:r w:rsidRPr="00491FCB">
          <w:rPr>
            <w:color w:val="000000" w:themeColor="text1"/>
            <w:lang w:val="es-ES"/>
          </w:rPr>
          <w:t xml:space="preserve">para </w:t>
        </w:r>
        <w:r>
          <w:rPr>
            <w:color w:val="000000" w:themeColor="text1"/>
            <w:lang w:val="es-ES"/>
          </w:rPr>
          <w:t>revisar</w:t>
        </w:r>
        <w:r w:rsidRPr="00491FCB">
          <w:rPr>
            <w:color w:val="000000" w:themeColor="text1"/>
            <w:lang w:val="es-ES"/>
          </w:rPr>
          <w:t xml:space="preserve"> el estado de elegibilidad de cada estudiante.</w:t>
        </w:r>
      </w:ins>
    </w:p>
    <w:p w14:paraId="6E4103C2" w14:textId="77777777" w:rsidR="007E60A1" w:rsidRPr="00B818DF" w:rsidRDefault="007E60A1" w:rsidP="007E60A1">
      <w:pPr>
        <w:rPr>
          <w:ins w:id="76" w:author="Walker, Laura (DHS-Contractor)" w:date="2026-04-14T11:27:00Z" w16du:dateUtc="2026-04-14T15:27:00Z"/>
        </w:rPr>
      </w:pPr>
    </w:p>
    <w:p w14:paraId="4F3A28B4" w14:textId="77777777" w:rsidR="007E60A1" w:rsidRPr="00B818DF" w:rsidRDefault="007E60A1" w:rsidP="007E60A1">
      <w:pPr>
        <w:rPr>
          <w:ins w:id="77" w:author="Walker, Laura (DHS-Contractor)" w:date="2026-04-14T11:27:00Z" w16du:dateUtc="2026-04-14T15:27:00Z"/>
          <w:b/>
          <w:bCs/>
          <w:i/>
          <w:iCs/>
        </w:rPr>
      </w:pPr>
      <w:ins w:id="78" w:author="Walker, Laura (DHS-Contractor)" w:date="2026-04-14T11:27:00Z" w16du:dateUtc="2026-04-14T15:27:00Z">
        <w:r w:rsidRPr="00B818DF">
          <w:rPr>
            <w:b/>
            <w:bCs/>
            <w:i/>
            <w:iCs/>
          </w:rPr>
          <w:t xml:space="preserve">¿Qué es el programa </w:t>
        </w:r>
        <w:r>
          <w:rPr>
            <w:b/>
            <w:bCs/>
            <w:i/>
            <w:iCs/>
          </w:rPr>
          <w:t xml:space="preserve">DC </w:t>
        </w:r>
        <w:r w:rsidRPr="00B818DF">
          <w:rPr>
            <w:b/>
            <w:bCs/>
            <w:i/>
            <w:iCs/>
          </w:rPr>
          <w:t>SUN Bucks?</w:t>
        </w:r>
      </w:ins>
    </w:p>
    <w:p w14:paraId="05386BB8" w14:textId="2CF7C732" w:rsidR="007E60A1" w:rsidRPr="00B818DF" w:rsidRDefault="007E60A1" w:rsidP="007E60A1">
      <w:pPr>
        <w:rPr>
          <w:ins w:id="79" w:author="Walker, Laura (DHS-Contractor)" w:date="2026-04-14T11:27:00Z" w16du:dateUtc="2026-04-14T15:27:00Z"/>
          <w:lang w:val="en-US"/>
        </w:rPr>
      </w:pPr>
      <w:ins w:id="80" w:author="Walker, Laura (DHS-Contractor)" w:date="2026-04-14T11:27:00Z" w16du:dateUtc="2026-04-14T15:27:00Z">
        <w:r>
          <w:rPr>
            <w:lang w:val="en-US"/>
          </w:rPr>
          <w:t xml:space="preserve">DC </w:t>
        </w:r>
        <w:r w:rsidRPr="00B818DF">
          <w:rPr>
            <w:lang w:val="en-US"/>
          </w:rPr>
          <w:t xml:space="preserve">SUN Bucks ayuda a las familias con estudiantes a comprar alimentos durante el verano, cuando no hay comidas </w:t>
        </w:r>
        <w:r w:rsidRPr="00263934">
          <w:rPr>
            <w:lang w:val="en-US"/>
          </w:rPr>
          <w:t>escolares disponibles. Algunos niños se inscriben de forma automática; otros necesitan presentar una solicitud.</w:t>
        </w:r>
      </w:ins>
      <w:ins w:id="81" w:author="Walker, Laura (DHS-Contractor)" w:date="2026-04-14T11:38:00Z" w16du:dateUtc="2026-04-14T15:38:00Z">
        <w:r w:rsidR="00263934" w:rsidRPr="00263934">
          <w:rPr>
            <w:lang w:val="en-US"/>
          </w:rPr>
          <w:t xml:space="preserve"> </w:t>
        </w:r>
        <w:r w:rsidR="00263934" w:rsidRPr="00263934">
          <w:rPr>
            <w:rFonts w:eastAsiaTheme="minorEastAsia" w:cs="Calibri"/>
            <w:spacing w:val="-4"/>
            <w:lang w:bidi="es-ES"/>
            <w:rPrChange w:id="82" w:author="Walker, Laura (DHS-Contractor)" w:date="2026-04-14T11:38:00Z" w16du:dateUtc="2026-04-14T15:38:00Z">
              <w:rPr>
                <w:rFonts w:eastAsiaTheme="minorEastAsia" w:cs="Calibri"/>
                <w:spacing w:val="-4"/>
                <w:sz w:val="21"/>
                <w:szCs w:val="21"/>
                <w:lang w:bidi="es-ES"/>
              </w:rPr>
            </w:rPrChange>
          </w:rPr>
          <w:t xml:space="preserve">Los beneficios de DC SUN Bucks se pueden usar para </w:t>
        </w:r>
        <w:r w:rsidR="00263934" w:rsidRPr="00263934">
          <w:rPr>
            <w:rFonts w:eastAsiaTheme="minorEastAsia" w:cs="Calibri"/>
            <w:lang w:bidi="es-ES"/>
            <w:rPrChange w:id="83" w:author="Walker, Laura (DHS-Contractor)" w:date="2026-04-14T11:38:00Z" w16du:dateUtc="2026-04-14T15:38:00Z">
              <w:rPr>
                <w:rFonts w:eastAsiaTheme="minorEastAsia" w:cs="Calibri"/>
                <w:sz w:val="21"/>
                <w:szCs w:val="21"/>
                <w:lang w:bidi="es-ES"/>
              </w:rPr>
            </w:rPrChange>
          </w:rPr>
          <w:t>comprar los mismos alimentos aprobados para SNAP, que incluyen frutas, verduras, carnes, aves, pescado, productos lácteos, panes, cereales, refrigerios y bebidas sin alcohol. DC SUN Bucks no se puede usar para comprar alimentos calientes, alimentos para mascotas, alcohol y artículos no alimentarios como productos de limpieza, de higiene personal y medicamentos.</w:t>
        </w:r>
      </w:ins>
    </w:p>
    <w:p w14:paraId="60891BA7" w14:textId="77777777" w:rsidR="007E60A1" w:rsidRPr="00B818DF" w:rsidRDefault="007E60A1" w:rsidP="007E60A1">
      <w:pPr>
        <w:rPr>
          <w:ins w:id="84" w:author="Walker, Laura (DHS-Contractor)" w:date="2026-04-14T11:27:00Z" w16du:dateUtc="2026-04-14T15:27:00Z"/>
          <w:lang w:val="en-US"/>
        </w:rPr>
      </w:pPr>
    </w:p>
    <w:p w14:paraId="06F6BD26" w14:textId="77777777" w:rsidR="007E60A1" w:rsidRPr="00B818DF" w:rsidRDefault="007E60A1" w:rsidP="007E60A1">
      <w:pPr>
        <w:ind w:right="540"/>
        <w:rPr>
          <w:ins w:id="85" w:author="Walker, Laura (DHS-Contractor)" w:date="2026-04-14T11:27:00Z" w16du:dateUtc="2026-04-14T15:27:00Z"/>
          <w:b/>
          <w:bCs/>
          <w:i/>
          <w:iCs/>
        </w:rPr>
      </w:pPr>
      <w:ins w:id="86" w:author="Walker, Laura (DHS-Contractor)" w:date="2026-04-14T11:27:00Z" w16du:dateUtc="2026-04-14T15:27:00Z">
        <w:r w:rsidRPr="00B818DF">
          <w:rPr>
            <w:b/>
            <w:bCs/>
            <w:i/>
            <w:iCs/>
          </w:rPr>
          <w:t>¿Qué sucede si recibí beneficios de otro estado o de una nación tribal indígena?</w:t>
        </w:r>
      </w:ins>
    </w:p>
    <w:p w14:paraId="42C3085C" w14:textId="77777777" w:rsidR="007E60A1" w:rsidRPr="00B818DF" w:rsidRDefault="007E60A1" w:rsidP="007E60A1">
      <w:pPr>
        <w:ind w:right="540"/>
        <w:rPr>
          <w:ins w:id="87" w:author="Walker, Laura (DHS-Contractor)" w:date="2026-04-14T11:27:00Z" w16du:dateUtc="2026-04-14T15:27:00Z"/>
        </w:rPr>
      </w:pPr>
      <w:ins w:id="88" w:author="Walker, Laura (DHS-Contractor)" w:date="2026-04-14T11:27:00Z" w16du:dateUtc="2026-04-14T15:27:00Z">
        <w:r w:rsidRPr="00B818DF">
          <w:t xml:space="preserve">Un grupo familiar no puede recibir más de $120 de beneficios de SUN Bucks por cada menor elegible en 2026 ni recibir el beneficio de más de un estado. Su grupo familiar solo debe utilizar los beneficios del Distrito de Columbia si allí es donde su estudiante completó el año escolar 2025-26. </w:t>
        </w:r>
        <w:r w:rsidRPr="00C220EC">
          <w:t>El uso intencional de beneficios duplicados, puede causar que estos beneficios de cancelen.</w:t>
        </w:r>
      </w:ins>
    </w:p>
    <w:p w14:paraId="4F249C0B" w14:textId="77777777" w:rsidR="007E60A1" w:rsidRPr="00B818DF" w:rsidRDefault="007E60A1" w:rsidP="007E60A1">
      <w:pPr>
        <w:ind w:right="540"/>
        <w:rPr>
          <w:ins w:id="89" w:author="Walker, Laura (DHS-Contractor)" w:date="2026-04-14T11:27:00Z" w16du:dateUtc="2026-04-14T15:27:00Z"/>
          <w:b/>
          <w:bCs/>
          <w:i/>
          <w:iCs/>
        </w:rPr>
      </w:pPr>
    </w:p>
    <w:p w14:paraId="4A833E0B" w14:textId="77777777" w:rsidR="007E60A1" w:rsidRPr="00B818DF" w:rsidRDefault="007E60A1" w:rsidP="007E60A1">
      <w:pPr>
        <w:widowControl w:val="0"/>
        <w:ind w:right="540"/>
        <w:rPr>
          <w:ins w:id="90" w:author="Walker, Laura (DHS-Contractor)" w:date="2026-04-14T11:27:00Z" w16du:dateUtc="2026-04-14T15:27:00Z"/>
          <w:b/>
          <w:bCs/>
          <w:i/>
          <w:iCs/>
        </w:rPr>
      </w:pPr>
      <w:ins w:id="91" w:author="Walker, Laura (DHS-Contractor)" w:date="2026-04-14T11:27:00Z" w16du:dateUtc="2026-04-14T15:27:00Z">
        <w:r w:rsidRPr="00B818DF">
          <w:rPr>
            <w:b/>
            <w:bCs/>
            <w:i/>
            <w:iCs/>
          </w:rPr>
          <w:t xml:space="preserve">¿Puedo rechazar recibir los beneficios de </w:t>
        </w:r>
        <w:r>
          <w:rPr>
            <w:b/>
            <w:bCs/>
            <w:i/>
            <w:iCs/>
          </w:rPr>
          <w:t xml:space="preserve">DC </w:t>
        </w:r>
        <w:r w:rsidRPr="00B818DF">
          <w:rPr>
            <w:b/>
            <w:bCs/>
            <w:i/>
            <w:iCs/>
          </w:rPr>
          <w:t>SUN Bucks?</w:t>
        </w:r>
      </w:ins>
    </w:p>
    <w:p w14:paraId="27F002FD" w14:textId="77777777" w:rsidR="007E60A1" w:rsidRPr="00B818DF" w:rsidRDefault="007E60A1" w:rsidP="007E60A1">
      <w:pPr>
        <w:rPr>
          <w:ins w:id="92" w:author="Walker, Laura (DHS-Contractor)" w:date="2026-04-14T11:27:00Z" w16du:dateUtc="2026-04-14T15:27:00Z"/>
          <w:lang w:val="en-US"/>
        </w:rPr>
      </w:pPr>
      <w:ins w:id="93" w:author="Walker, Laura (DHS-Contractor)" w:date="2026-04-14T11:27:00Z" w16du:dateUtc="2026-04-14T15:27:00Z">
        <w:r w:rsidRPr="00B818DF">
          <w:rPr>
            <w:lang w:val="en-US"/>
          </w:rPr>
          <w:t xml:space="preserve">Si cree que recibió beneficios por error o quiere darse de baja, comuníquese con el centro de atención de </w:t>
        </w:r>
        <w:r>
          <w:rPr>
            <w:lang w:val="en-US"/>
          </w:rPr>
          <w:t xml:space="preserve">DC </w:t>
        </w:r>
        <w:r w:rsidRPr="00B818DF">
          <w:rPr>
            <w:lang w:val="en-US"/>
          </w:rPr>
          <w:t>SUN Bucks llamando al (844) 811-SEBT(7328), TTY/TDD: 711.</w:t>
        </w:r>
      </w:ins>
    </w:p>
    <w:p w14:paraId="3DAF7954" w14:textId="77777777" w:rsidR="007E60A1" w:rsidRPr="00B818DF" w:rsidRDefault="007E60A1" w:rsidP="007E60A1">
      <w:pPr>
        <w:rPr>
          <w:ins w:id="94" w:author="Walker, Laura (DHS-Contractor)" w:date="2026-04-14T11:27:00Z" w16du:dateUtc="2026-04-14T15:27:00Z"/>
          <w:lang w:val="en-US"/>
        </w:rPr>
      </w:pPr>
    </w:p>
    <w:p w14:paraId="0FCE680E" w14:textId="77777777" w:rsidR="007E60A1" w:rsidRPr="00B818DF" w:rsidRDefault="007E60A1" w:rsidP="007E60A1">
      <w:pPr>
        <w:ind w:right="540"/>
        <w:rPr>
          <w:ins w:id="95" w:author="Walker, Laura (DHS-Contractor)" w:date="2026-04-14T11:27:00Z" w16du:dateUtc="2026-04-14T15:27:00Z"/>
          <w:b/>
          <w:bCs/>
          <w:i/>
          <w:iCs/>
          <w:lang w:val="en-US"/>
        </w:rPr>
      </w:pPr>
      <w:ins w:id="96" w:author="Walker, Laura (DHS-Contractor)" w:date="2026-04-14T11:27:00Z" w16du:dateUtc="2026-04-14T15:27:00Z">
        <w:r w:rsidRPr="00B818DF">
          <w:rPr>
            <w:b/>
            <w:bCs/>
            <w:i/>
            <w:iCs/>
            <w:lang w:val="en-US"/>
          </w:rPr>
          <w:t>¿</w:t>
        </w:r>
        <w:r w:rsidRPr="00397FD1">
          <w:rPr>
            <w:b/>
            <w:bCs/>
            <w:i/>
            <w:iCs/>
          </w:rPr>
          <w:t xml:space="preserve">Quiere actualizar sus beneficios de </w:t>
        </w:r>
        <w:r>
          <w:rPr>
            <w:b/>
            <w:bCs/>
            <w:i/>
            <w:iCs/>
          </w:rPr>
          <w:t xml:space="preserve">DC </w:t>
        </w:r>
        <w:r w:rsidRPr="00397FD1">
          <w:rPr>
            <w:b/>
            <w:bCs/>
            <w:i/>
            <w:iCs/>
          </w:rPr>
          <w:t>SUN Bucks o consultar información?</w:t>
        </w:r>
      </w:ins>
    </w:p>
    <w:p w14:paraId="7C7AA112" w14:textId="77777777" w:rsidR="007E60A1" w:rsidRPr="00B818DF" w:rsidRDefault="007E60A1" w:rsidP="007E60A1">
      <w:pPr>
        <w:rPr>
          <w:ins w:id="97" w:author="Walker, Laura (DHS-Contractor)" w:date="2026-04-14T11:27:00Z" w16du:dateUtc="2026-04-14T15:27:00Z"/>
          <w:lang w:val="en-US"/>
        </w:rPr>
      </w:pPr>
      <w:ins w:id="98" w:author="Walker, Laura (DHS-Contractor)" w:date="2026-04-14T11:27:00Z" w16du:dateUtc="2026-04-14T15:27:00Z">
        <w:r w:rsidRPr="00B818DF">
          <w:rPr>
            <w:lang w:val="en-US"/>
          </w:rPr>
          <w:t xml:space="preserve">Inicie sesión en el portal de </w:t>
        </w:r>
        <w:r>
          <w:rPr>
            <w:lang w:val="en-US"/>
          </w:rPr>
          <w:t xml:space="preserve">DC </w:t>
        </w:r>
        <w:r w:rsidRPr="00B818DF">
          <w:rPr>
            <w:lang w:val="en-US"/>
          </w:rPr>
          <w:t xml:space="preserve">SUN Bucks para administrar la cuenta de su estudiante y consulte información importante en </w:t>
        </w:r>
        <w:r>
          <w:fldChar w:fldCharType="begin"/>
        </w:r>
        <w:r>
          <w:instrText>HYPERLINK "https://sunbucks.dc.gov/"</w:instrText>
        </w:r>
        <w:r>
          <w:fldChar w:fldCharType="separate"/>
        </w:r>
        <w:r w:rsidRPr="00B818DF">
          <w:rPr>
            <w:rStyle w:val="Hyperlink"/>
            <w:lang w:val="en-US"/>
          </w:rPr>
          <w:t>sunbucks.dc.gov</w:t>
        </w:r>
        <w:r>
          <w:fldChar w:fldCharType="end"/>
        </w:r>
        <w:r w:rsidRPr="00B818DF">
          <w:rPr>
            <w:lang w:val="en-US"/>
          </w:rPr>
          <w:t>.</w:t>
        </w:r>
      </w:ins>
    </w:p>
    <w:p w14:paraId="07823464" w14:textId="77777777" w:rsidR="007E60A1" w:rsidRPr="00B818DF" w:rsidRDefault="007E60A1" w:rsidP="007E60A1">
      <w:pPr>
        <w:rPr>
          <w:ins w:id="99" w:author="Walker, Laura (DHS-Contractor)" w:date="2026-04-14T11:27:00Z" w16du:dateUtc="2026-04-14T15:27:00Z"/>
        </w:rPr>
      </w:pPr>
    </w:p>
    <w:p w14:paraId="292095C1" w14:textId="77777777" w:rsidR="007E60A1" w:rsidRPr="00B818DF" w:rsidRDefault="007E60A1" w:rsidP="007E60A1">
      <w:pPr>
        <w:ind w:right="540"/>
        <w:rPr>
          <w:ins w:id="100" w:author="Walker, Laura (DHS-Contractor)" w:date="2026-04-14T11:27:00Z" w16du:dateUtc="2026-04-14T15:27:00Z"/>
          <w:b/>
          <w:bCs/>
          <w:i/>
          <w:iCs/>
          <w:lang w:val="en-US"/>
        </w:rPr>
      </w:pPr>
      <w:ins w:id="101" w:author="Walker, Laura (DHS-Contractor)" w:date="2026-04-14T11:27:00Z" w16du:dateUtc="2026-04-14T15:27:00Z">
        <w:r w:rsidRPr="00B818DF">
          <w:rPr>
            <w:b/>
            <w:bCs/>
            <w:i/>
            <w:iCs/>
            <w:lang w:val="en-US"/>
          </w:rPr>
          <w:t>¿Qué otra asistencia alimentaria está disponible para mi estudiante durante el verano?</w:t>
        </w:r>
      </w:ins>
    </w:p>
    <w:p w14:paraId="621DD425" w14:textId="77777777" w:rsidR="007E60A1" w:rsidRPr="00B818DF" w:rsidRDefault="007E60A1" w:rsidP="007E60A1">
      <w:pPr>
        <w:widowControl w:val="0"/>
        <w:spacing w:before="100" w:line="240" w:lineRule="auto"/>
        <w:rPr>
          <w:ins w:id="102" w:author="Walker, Laura (DHS-Contractor)" w:date="2026-04-14T11:27:00Z" w16du:dateUtc="2026-04-14T15:27:00Z"/>
          <w:lang w:val="en-US"/>
        </w:rPr>
      </w:pPr>
      <w:ins w:id="103" w:author="Walker, Laura (DHS-Contractor)" w:date="2026-04-14T11:27:00Z" w16du:dateUtc="2026-04-14T15:27:00Z">
        <w:r w:rsidRPr="00B818DF">
          <w:t xml:space="preserve">Los menores de 18 años pueden comer de manera gratuita en los lugares donde se ofrece el Programa de Comidas para Jóvenes del DC. Para encontrar una ubicación, envíe un mensaje de texto a "summer meals" al 914-342-7744 o ingrese en </w:t>
        </w:r>
        <w:r>
          <w:fldChar w:fldCharType="begin"/>
        </w:r>
        <w:r>
          <w:instrText>HYPERLINK "https://osse.dc.gov/dcyouthmeals"</w:instrText>
        </w:r>
        <w:r>
          <w:fldChar w:fldCharType="separate"/>
        </w:r>
        <w:r w:rsidRPr="00B818DF">
          <w:rPr>
            <w:rStyle w:val="Hyperlink"/>
          </w:rPr>
          <w:t>osse.dc.gov/dcyouthmeals</w:t>
        </w:r>
        <w:r>
          <w:fldChar w:fldCharType="end"/>
        </w:r>
        <w:r w:rsidRPr="00B818DF">
          <w:t xml:space="preserve">. Para obtener más recursos alimentarios, consulte </w:t>
        </w:r>
        <w:r>
          <w:fldChar w:fldCharType="begin"/>
        </w:r>
        <w:r>
          <w:instrText>HYPERLINK "https://linkudmv.org/"</w:instrText>
        </w:r>
        <w:r>
          <w:fldChar w:fldCharType="separate"/>
        </w:r>
        <w:r w:rsidRPr="00B818DF">
          <w:rPr>
            <w:rStyle w:val="Hyperlink"/>
          </w:rPr>
          <w:t>linkudmv.org</w:t>
        </w:r>
        <w:r>
          <w:fldChar w:fldCharType="end"/>
        </w:r>
        <w:r w:rsidRPr="00B818DF">
          <w:t>.</w:t>
        </w:r>
      </w:ins>
    </w:p>
    <w:p w14:paraId="33BD647B" w14:textId="4B5FC7A3" w:rsidR="00376A18" w:rsidDel="007E60A1" w:rsidRDefault="00376A18" w:rsidP="00376A18">
      <w:pPr>
        <w:widowControl w:val="0"/>
        <w:spacing w:after="200" w:line="240" w:lineRule="auto"/>
        <w:ind w:right="181"/>
        <w:rPr>
          <w:del w:id="104" w:author="Walker, Laura (DHS-Contractor)" w:date="2026-04-14T11:27:00Z" w16du:dateUtc="2026-04-14T15:27:00Z"/>
          <w:b/>
          <w:bCs/>
          <w:sz w:val="28"/>
          <w:szCs w:val="28"/>
          <w:u w:val="single"/>
        </w:rPr>
      </w:pPr>
      <w:del w:id="105" w:author="Walker, Laura (DHS-Contractor)" w:date="2026-04-14T11:27:00Z" w16du:dateUtc="2026-04-14T15:27:00Z">
        <w:r w:rsidDel="007E60A1">
          <w:rPr>
            <w:b/>
            <w:bCs/>
            <w:sz w:val="28"/>
            <w:szCs w:val="28"/>
            <w:u w:val="single"/>
          </w:rPr>
          <w:delText>Frequently asked questions:</w:delText>
        </w:r>
      </w:del>
    </w:p>
    <w:p w14:paraId="03C49017" w14:textId="5D4D7FB4" w:rsidR="00376A18" w:rsidDel="007E60A1" w:rsidRDefault="00376A18" w:rsidP="00376A18">
      <w:pPr>
        <w:rPr>
          <w:del w:id="106" w:author="Walker, Laura (DHS-Contractor)" w:date="2026-04-14T11:27:00Z" w16du:dateUtc="2026-04-14T15:27:00Z"/>
          <w:b/>
          <w:bCs/>
          <w:i/>
          <w:iCs/>
        </w:rPr>
      </w:pPr>
      <w:del w:id="107" w:author="Walker, Laura (DHS-Contractor)" w:date="2026-04-14T11:27:00Z" w16du:dateUtc="2026-04-14T15:27:00Z">
        <w:r w:rsidRPr="3C872088" w:rsidDel="007E60A1">
          <w:rPr>
            <w:b/>
            <w:bCs/>
            <w:i/>
            <w:iCs/>
          </w:rPr>
          <w:delText xml:space="preserve">Need a replacement EBT card? </w:delText>
        </w:r>
      </w:del>
    </w:p>
    <w:p w14:paraId="26D867D2" w14:textId="74497688" w:rsidR="00376A18" w:rsidDel="007E60A1" w:rsidRDefault="00376A18" w:rsidP="00376A18">
      <w:pPr>
        <w:spacing w:before="100"/>
        <w:rPr>
          <w:del w:id="108" w:author="Walker, Laura (DHS-Contractor)" w:date="2026-04-14T11:27:00Z" w16du:dateUtc="2026-04-14T15:27:00Z"/>
          <w:lang w:val="en-US"/>
        </w:rPr>
      </w:pPr>
      <w:del w:id="109" w:author="Walker, Laura (DHS-Contractor)" w:date="2026-04-14T11:27:00Z" w16du:dateUtc="2026-04-14T15:27:00Z">
        <w:r w:rsidRPr="3F7F736F" w:rsidDel="007E60A1">
          <w:rPr>
            <w:lang w:val="en-US"/>
          </w:rPr>
          <w:delText xml:space="preserve">Log in to the DC SUN Bucks portal to verify your identity and view card replacement instructions. You can also request one from FIS, the District of Columbia’s EBT card vendor, at </w:delText>
        </w:r>
        <w:r w:rsidDel="007E60A1">
          <w:fldChar w:fldCharType="begin"/>
        </w:r>
        <w:r w:rsidDel="007E60A1">
          <w:delInstrText>HYPERLINK "https://ebtedge.com/" \h</w:delInstrText>
        </w:r>
        <w:r w:rsidDel="007E60A1">
          <w:fldChar w:fldCharType="separate"/>
        </w:r>
        <w:r w:rsidRPr="3F7F736F" w:rsidDel="007E60A1">
          <w:rPr>
            <w:u w:val="single"/>
            <w:lang w:val="en-US"/>
          </w:rPr>
          <w:delText>ebtEDGE.com</w:delText>
        </w:r>
        <w:r w:rsidDel="007E60A1">
          <w:fldChar w:fldCharType="end"/>
        </w:r>
        <w:r w:rsidRPr="3F7F736F" w:rsidDel="007E60A1">
          <w:rPr>
            <w:lang w:val="en-US"/>
          </w:rPr>
          <w:delText xml:space="preserve"> or by calling (888) 304-9167 if FIS has your current address on file. If your card is lost or stolen, please contact FIS and change the PIN immediately.  </w:delText>
        </w:r>
      </w:del>
    </w:p>
    <w:p w14:paraId="5713B63C" w14:textId="41552CA7" w:rsidR="00376A18" w:rsidDel="007E60A1" w:rsidRDefault="00376A18" w:rsidP="00376A18">
      <w:pPr>
        <w:rPr>
          <w:del w:id="110" w:author="Walker, Laura (DHS-Contractor)" w:date="2026-04-14T11:27:00Z" w16du:dateUtc="2026-04-14T15:27:00Z"/>
        </w:rPr>
      </w:pPr>
    </w:p>
    <w:p w14:paraId="2A42F88F" w14:textId="178CC3C4" w:rsidR="00376A18" w:rsidDel="007E60A1" w:rsidRDefault="00376A18" w:rsidP="00376A18">
      <w:pPr>
        <w:rPr>
          <w:del w:id="111" w:author="Walker, Laura (DHS-Contractor)" w:date="2026-04-14T11:27:00Z" w16du:dateUtc="2026-04-14T15:27:00Z"/>
          <w:b/>
          <w:bCs/>
          <w:i/>
          <w:iCs/>
        </w:rPr>
      </w:pPr>
      <w:del w:id="112" w:author="Walker, Laura (DHS-Contractor)" w:date="2026-04-14T11:27:00Z" w16du:dateUtc="2026-04-14T15:27:00Z">
        <w:r w:rsidRPr="3C872088" w:rsidDel="007E60A1">
          <w:rPr>
            <w:b/>
            <w:bCs/>
            <w:i/>
            <w:iCs/>
          </w:rPr>
          <w:delText xml:space="preserve">Multiple students in your household? </w:delText>
        </w:r>
      </w:del>
    </w:p>
    <w:p w14:paraId="66465AD7" w14:textId="276E2284" w:rsidR="00376A18" w:rsidDel="007E60A1" w:rsidRDefault="00376A18" w:rsidP="00376A18">
      <w:pPr>
        <w:spacing w:before="100"/>
        <w:rPr>
          <w:del w:id="113" w:author="Walker, Laura (DHS-Contractor)" w:date="2026-04-14T11:27:00Z" w16du:dateUtc="2026-04-14T15:27:00Z"/>
        </w:rPr>
      </w:pPr>
      <w:del w:id="114" w:author="Walker, Laura (DHS-Contractor)" w:date="2026-04-14T11:27:00Z" w16du:dateUtc="2026-04-14T15:27:00Z">
        <w:r w:rsidDel="007E60A1">
          <w:delText>Every student gets their own eligibility notice. If you have more than one eligible student, their notices will be sent separately. They might arrive on different days.</w:delText>
        </w:r>
        <w:r w:rsidRPr="69B44657" w:rsidDel="007E60A1">
          <w:rPr>
            <w:color w:val="000000" w:themeColor="text1"/>
            <w:lang w:val="en-US"/>
          </w:rPr>
          <w:delText xml:space="preserve"> Check your email spam folder. You can also </w:delText>
        </w:r>
        <w:r w:rsidDel="007E60A1">
          <w:fldChar w:fldCharType="begin"/>
        </w:r>
        <w:r w:rsidDel="007E60A1">
          <w:delInstrText>HYPERLINK "https://portal.sunbucks.dc.gov/"</w:delInstrText>
        </w:r>
        <w:r w:rsidDel="007E60A1">
          <w:fldChar w:fldCharType="separate"/>
        </w:r>
        <w:r w:rsidRPr="00737AA9" w:rsidDel="007E60A1">
          <w:rPr>
            <w:rStyle w:val="Hyperlink"/>
            <w:lang w:val="en-US"/>
          </w:rPr>
          <w:delText>visit the DC SUN Bucks portal</w:delText>
        </w:r>
        <w:r w:rsidDel="007E60A1">
          <w:fldChar w:fldCharType="end"/>
        </w:r>
        <w:r w:rsidRPr="69B44657" w:rsidDel="007E60A1">
          <w:rPr>
            <w:color w:val="000000" w:themeColor="text1"/>
            <w:lang w:val="en-US"/>
          </w:rPr>
          <w:delText xml:space="preserve"> to check each student’s eligibility status.</w:delText>
        </w:r>
      </w:del>
    </w:p>
    <w:p w14:paraId="3417E297" w14:textId="472EF520" w:rsidR="00376A18" w:rsidDel="007E60A1" w:rsidRDefault="00376A18" w:rsidP="00376A18">
      <w:pPr>
        <w:rPr>
          <w:del w:id="115" w:author="Walker, Laura (DHS-Contractor)" w:date="2026-04-14T11:27:00Z" w16du:dateUtc="2026-04-14T15:27:00Z"/>
        </w:rPr>
      </w:pPr>
    </w:p>
    <w:p w14:paraId="135C97B2" w14:textId="3DF3AC97" w:rsidR="00376A18" w:rsidDel="007E60A1" w:rsidRDefault="00376A18" w:rsidP="00376A18">
      <w:pPr>
        <w:rPr>
          <w:del w:id="116" w:author="Walker, Laura (DHS-Contractor)" w:date="2026-04-14T11:27:00Z" w16du:dateUtc="2026-04-14T15:27:00Z"/>
          <w:b/>
          <w:bCs/>
          <w:i/>
          <w:iCs/>
        </w:rPr>
      </w:pPr>
      <w:del w:id="117" w:author="Walker, Laura (DHS-Contractor)" w:date="2026-04-14T11:27:00Z" w16du:dateUtc="2026-04-14T15:27:00Z">
        <w:r w:rsidRPr="3C872088" w:rsidDel="007E60A1">
          <w:rPr>
            <w:b/>
            <w:bCs/>
            <w:i/>
            <w:iCs/>
          </w:rPr>
          <w:delText xml:space="preserve">What is the </w:delText>
        </w:r>
        <w:r w:rsidDel="007E60A1">
          <w:rPr>
            <w:b/>
            <w:bCs/>
            <w:i/>
            <w:iCs/>
          </w:rPr>
          <w:delText xml:space="preserve">DC </w:delText>
        </w:r>
        <w:r w:rsidRPr="3C872088" w:rsidDel="007E60A1">
          <w:rPr>
            <w:b/>
            <w:bCs/>
            <w:i/>
            <w:iCs/>
          </w:rPr>
          <w:delText xml:space="preserve">SUN Bucks program? </w:delText>
        </w:r>
      </w:del>
    </w:p>
    <w:p w14:paraId="62343D29" w14:textId="357A6FD1" w:rsidR="00376A18" w:rsidDel="007E60A1" w:rsidRDefault="00376A18" w:rsidP="00376A18">
      <w:pPr>
        <w:rPr>
          <w:del w:id="118" w:author="Walker, Laura (DHS-Contractor)" w:date="2026-04-14T11:27:00Z" w16du:dateUtc="2026-04-14T15:27:00Z"/>
          <w:lang w:val="en-US"/>
        </w:rPr>
      </w:pPr>
      <w:del w:id="119" w:author="Walker, Laura (DHS-Contractor)" w:date="2026-04-14T11:27:00Z" w16du:dateUtc="2026-04-14T15:27:00Z">
        <w:r w:rsidDel="007E60A1">
          <w:rPr>
            <w:lang w:val="en-US"/>
          </w:rPr>
          <w:delText xml:space="preserve">DC </w:delText>
        </w:r>
        <w:r w:rsidRPr="0540B828" w:rsidDel="007E60A1">
          <w:rPr>
            <w:lang w:val="en-US"/>
          </w:rPr>
          <w:delText xml:space="preserve">SUN Bucks helps families with </w:delText>
        </w:r>
        <w:commentRangeStart w:id="120"/>
        <w:r w:rsidDel="007E60A1">
          <w:delText>students</w:delText>
        </w:r>
        <w:commentRangeEnd w:id="120"/>
        <w:r w:rsidDel="007E60A1">
          <w:rPr>
            <w:rStyle w:val="CommentReference"/>
            <w:sz w:val="22"/>
            <w:szCs w:val="22"/>
          </w:rPr>
          <w:commentReference w:id="120"/>
        </w:r>
        <w:r w:rsidDel="007E60A1">
          <w:delText xml:space="preserve"> buy food during the summer when school meals are not available. Some kids are automatically enrolled. Others need to apply.</w:delText>
        </w:r>
        <w:r w:rsidDel="007E60A1">
          <w:br/>
        </w:r>
        <w:r w:rsidDel="007E60A1">
          <w:br/>
        </w:r>
        <w:r w:rsidDel="007E60A1">
          <w:rPr>
            <w:rFonts w:eastAsiaTheme="minorEastAsia" w:cs="Calibri"/>
            <w:spacing w:val="-4"/>
          </w:rPr>
          <w:delText xml:space="preserve">DC </w:delText>
        </w:r>
        <w:r w:rsidRPr="0089645F" w:rsidDel="007E60A1">
          <w:rPr>
            <w:rFonts w:eastAsiaTheme="minorEastAsia" w:cs="Calibri"/>
            <w:spacing w:val="-4"/>
          </w:rPr>
          <w:delText>SUN Bucks can be used</w:delText>
        </w:r>
        <w:r w:rsidDel="007E60A1">
          <w:rPr>
            <w:rFonts w:eastAsiaTheme="minorEastAsia" w:cs="Calibri"/>
            <w:spacing w:val="-4"/>
          </w:rPr>
          <w:delText xml:space="preserve"> to </w:delText>
        </w:r>
        <w:r w:rsidRPr="0089645F" w:rsidDel="007E60A1">
          <w:rPr>
            <w:rFonts w:eastAsiaTheme="minorEastAsia" w:cs="Calibri"/>
          </w:rPr>
          <w:delText xml:space="preserve">purchase the same foods approved for SNAP, including fruits, vegetables, meat, poultry, fish, dairy products, breads, cereals, snacks and non-alcoholic beverages. SUN Bucks cannot be used for hot foods, pet foods, alcohol, and non-food </w:delText>
        </w:r>
        <w:r w:rsidRPr="007D1357" w:rsidDel="007E60A1">
          <w:rPr>
            <w:rFonts w:eastAsiaTheme="minorEastAsia" w:cs="Calibri"/>
          </w:rPr>
          <w:delText>items such as cleaning supplies, personal hygiene items, and medicine.</w:delText>
        </w:r>
      </w:del>
    </w:p>
    <w:p w14:paraId="091B4243" w14:textId="35208296" w:rsidR="00376A18" w:rsidDel="007E60A1" w:rsidRDefault="00376A18" w:rsidP="00376A18">
      <w:pPr>
        <w:rPr>
          <w:del w:id="121" w:author="Walker, Laura (DHS-Contractor)" w:date="2026-04-14T11:27:00Z" w16du:dateUtc="2026-04-14T15:27:00Z"/>
          <w:lang w:val="en-US"/>
        </w:rPr>
      </w:pPr>
    </w:p>
    <w:p w14:paraId="75C9BB2F" w14:textId="6A31E130" w:rsidR="00376A18" w:rsidDel="007E60A1" w:rsidRDefault="00376A18" w:rsidP="00376A18">
      <w:pPr>
        <w:ind w:right="540"/>
        <w:rPr>
          <w:del w:id="122" w:author="Walker, Laura (DHS-Contractor)" w:date="2026-04-14T11:27:00Z" w16du:dateUtc="2026-04-14T15:27:00Z"/>
          <w:b/>
          <w:bCs/>
          <w:i/>
          <w:iCs/>
        </w:rPr>
      </w:pPr>
      <w:del w:id="123" w:author="Walker, Laura (DHS-Contractor)" w:date="2026-04-14T11:27:00Z" w16du:dateUtc="2026-04-14T15:27:00Z">
        <w:r w:rsidDel="007E60A1">
          <w:rPr>
            <w:b/>
            <w:bCs/>
            <w:i/>
            <w:iCs/>
          </w:rPr>
          <w:delText>What if I received benefits from another state or from an Indian Tribal Nation?</w:delText>
        </w:r>
      </w:del>
    </w:p>
    <w:p w14:paraId="571EF8C7" w14:textId="7F679087" w:rsidR="00376A18" w:rsidDel="007E60A1" w:rsidRDefault="00376A18" w:rsidP="00376A18">
      <w:pPr>
        <w:ind w:right="540"/>
        <w:rPr>
          <w:del w:id="124" w:author="Walker, Laura (DHS-Contractor)" w:date="2026-04-14T11:27:00Z" w16du:dateUtc="2026-04-14T15:27:00Z"/>
        </w:rPr>
      </w:pPr>
      <w:del w:id="125" w:author="Walker, Laura (DHS-Contractor)" w:date="2026-04-14T11:27:00Z" w16du:dateUtc="2026-04-14T15:27:00Z">
        <w:r w:rsidDel="007E60A1">
          <w:delText>A household may not receive more than $120 SUN Bucks per eligible child in 2026 or receive the benefit from more than one State. Your household should only use benefits from the District of Columbia if that is where your student completed the 2025-26 school year. Knowingly using duplicate benefits can result in having the benefits rescinded.</w:delText>
        </w:r>
      </w:del>
    </w:p>
    <w:p w14:paraId="5A3ACA20" w14:textId="432094B0" w:rsidR="00376A18" w:rsidDel="007E60A1" w:rsidRDefault="00376A18" w:rsidP="00376A18">
      <w:pPr>
        <w:ind w:right="540"/>
        <w:rPr>
          <w:del w:id="126" w:author="Walker, Laura (DHS-Contractor)" w:date="2026-04-14T11:27:00Z" w16du:dateUtc="2026-04-14T15:27:00Z"/>
          <w:b/>
          <w:bCs/>
          <w:i/>
          <w:iCs/>
        </w:rPr>
      </w:pPr>
    </w:p>
    <w:p w14:paraId="1C6913AE" w14:textId="76DB626E" w:rsidR="00376A18" w:rsidDel="007E60A1" w:rsidRDefault="00376A18" w:rsidP="00376A18">
      <w:pPr>
        <w:ind w:right="540"/>
        <w:rPr>
          <w:del w:id="127" w:author="Walker, Laura (DHS-Contractor)" w:date="2026-04-14T11:27:00Z" w16du:dateUtc="2026-04-14T15:27:00Z"/>
          <w:b/>
          <w:bCs/>
          <w:i/>
          <w:iCs/>
        </w:rPr>
      </w:pPr>
      <w:del w:id="128" w:author="Walker, Laura (DHS-Contractor)" w:date="2026-04-14T11:27:00Z" w16du:dateUtc="2026-04-14T15:27:00Z">
        <w:r w:rsidDel="007E60A1">
          <w:rPr>
            <w:b/>
            <w:bCs/>
            <w:i/>
            <w:iCs/>
          </w:rPr>
          <w:delText>Can I decline receiving DC SUN Bucks benefits?</w:delText>
        </w:r>
      </w:del>
    </w:p>
    <w:p w14:paraId="0624BCD3" w14:textId="01C211A9" w:rsidR="00376A18" w:rsidDel="007E60A1" w:rsidRDefault="00376A18" w:rsidP="00376A18">
      <w:pPr>
        <w:widowControl w:val="0"/>
        <w:ind w:right="540"/>
        <w:rPr>
          <w:del w:id="129" w:author="Walker, Laura (DHS-Contractor)" w:date="2026-04-14T11:27:00Z" w16du:dateUtc="2026-04-14T15:27:00Z"/>
          <w:lang w:val="en-US"/>
        </w:rPr>
      </w:pPr>
      <w:del w:id="130" w:author="Walker, Laura (DHS-Contractor)" w:date="2026-04-14T11:27:00Z" w16du:dateUtc="2026-04-14T15:27:00Z">
        <w:r w:rsidRPr="74E55D52" w:rsidDel="007E60A1">
          <w:rPr>
            <w:lang w:val="en-US"/>
          </w:rPr>
          <w:delText>If you think you received benefits by mistake or want to opt out, please reach out to the DC SUN Bucks Call Center at (844) 811-SEBT(7328), TTY</w:delText>
        </w:r>
        <w:r w:rsidDel="007E60A1">
          <w:rPr>
            <w:lang w:val="en-US"/>
          </w:rPr>
          <w:delText>/TDD</w:delText>
        </w:r>
        <w:r w:rsidRPr="74E55D52" w:rsidDel="007E60A1">
          <w:rPr>
            <w:lang w:val="en-US"/>
          </w:rPr>
          <w:delText xml:space="preserve"> 711. </w:delText>
        </w:r>
      </w:del>
    </w:p>
    <w:p w14:paraId="4A6CB07C" w14:textId="0D2C373F" w:rsidR="00376A18" w:rsidDel="007E60A1" w:rsidRDefault="00376A18" w:rsidP="00376A18">
      <w:pPr>
        <w:rPr>
          <w:del w:id="131" w:author="Walker, Laura (DHS-Contractor)" w:date="2026-04-14T11:27:00Z" w16du:dateUtc="2026-04-14T15:27:00Z"/>
          <w:lang w:val="en-US"/>
        </w:rPr>
      </w:pPr>
    </w:p>
    <w:p w14:paraId="46BB69FA" w14:textId="40969E0A" w:rsidR="00376A18" w:rsidDel="007E60A1" w:rsidRDefault="00376A18" w:rsidP="00376A18">
      <w:pPr>
        <w:ind w:right="540"/>
        <w:rPr>
          <w:del w:id="132" w:author="Walker, Laura (DHS-Contractor)" w:date="2026-04-14T11:27:00Z" w16du:dateUtc="2026-04-14T15:27:00Z"/>
          <w:b/>
          <w:bCs/>
          <w:i/>
          <w:iCs/>
          <w:lang w:val="en-US"/>
        </w:rPr>
      </w:pPr>
      <w:del w:id="133" w:author="Walker, Laura (DHS-Contractor)" w:date="2026-04-14T11:27:00Z" w16du:dateUtc="2026-04-14T15:27:00Z">
        <w:r w:rsidRPr="484C193C" w:rsidDel="007E60A1">
          <w:rPr>
            <w:b/>
            <w:bCs/>
            <w:i/>
            <w:iCs/>
            <w:lang w:val="en-US"/>
          </w:rPr>
          <w:delText xml:space="preserve">Want to update or view important info regarding your DC SUN Bucks benefits? </w:delText>
        </w:r>
      </w:del>
    </w:p>
    <w:p w14:paraId="1EDD6900" w14:textId="64D226BE" w:rsidR="00376A18" w:rsidRPr="001B4BAD" w:rsidDel="007E60A1" w:rsidRDefault="00376A18" w:rsidP="00376A18">
      <w:pPr>
        <w:ind w:right="540"/>
        <w:rPr>
          <w:del w:id="134" w:author="Walker, Laura (DHS-Contractor)" w:date="2026-04-14T11:27:00Z" w16du:dateUtc="2026-04-14T15:27:00Z"/>
          <w:b/>
          <w:bCs/>
          <w:i/>
          <w:iCs/>
          <w:lang w:val="en-US"/>
        </w:rPr>
      </w:pPr>
      <w:del w:id="135" w:author="Walker, Laura (DHS-Contractor)" w:date="2026-04-14T11:27:00Z" w16du:dateUtc="2026-04-14T15:27:00Z">
        <w:r w:rsidRPr="3C872088" w:rsidDel="007E60A1">
          <w:rPr>
            <w:lang w:val="en-US"/>
          </w:rPr>
          <w:delText xml:space="preserve">Login to the DC SUN Bucks portal to manage your student’s account and view important information at </w:delText>
        </w:r>
        <w:r w:rsidDel="007E60A1">
          <w:fldChar w:fldCharType="begin"/>
        </w:r>
        <w:r w:rsidDel="007E60A1">
          <w:delInstrText>HYPERLINK "https://sunbucks.dc.gov/"</w:delInstrText>
        </w:r>
        <w:r w:rsidDel="007E60A1">
          <w:fldChar w:fldCharType="separate"/>
        </w:r>
        <w:r w:rsidRPr="008458AD" w:rsidDel="007E60A1">
          <w:rPr>
            <w:rStyle w:val="Hyperlink"/>
            <w:lang w:val="en-US"/>
          </w:rPr>
          <w:delText>sunbucks.dc.gov</w:delText>
        </w:r>
        <w:r w:rsidDel="007E60A1">
          <w:fldChar w:fldCharType="end"/>
        </w:r>
        <w:r w:rsidRPr="3C872088" w:rsidDel="007E60A1">
          <w:rPr>
            <w:lang w:val="en-US"/>
          </w:rPr>
          <w:delText xml:space="preserve">. </w:delText>
        </w:r>
      </w:del>
    </w:p>
    <w:p w14:paraId="2F11DBEC" w14:textId="6D2533E4" w:rsidR="00376A18" w:rsidDel="007E60A1" w:rsidRDefault="00376A18" w:rsidP="00376A18">
      <w:pPr>
        <w:rPr>
          <w:del w:id="136" w:author="Walker, Laura (DHS-Contractor)" w:date="2026-04-14T11:27:00Z" w16du:dateUtc="2026-04-14T15:27:00Z"/>
        </w:rPr>
      </w:pPr>
    </w:p>
    <w:p w14:paraId="5B2ECC0B" w14:textId="30FE939F" w:rsidR="00376A18" w:rsidDel="007E60A1" w:rsidRDefault="00376A18" w:rsidP="00376A18">
      <w:pPr>
        <w:rPr>
          <w:del w:id="137" w:author="Walker, Laura (DHS-Contractor)" w:date="2026-04-14T11:27:00Z" w16du:dateUtc="2026-04-14T15:27:00Z"/>
          <w:b/>
          <w:bCs/>
          <w:i/>
          <w:iCs/>
          <w:lang w:val="en-US"/>
        </w:rPr>
      </w:pPr>
      <w:del w:id="138" w:author="Walker, Laura (DHS-Contractor)" w:date="2026-04-14T11:27:00Z" w16du:dateUtc="2026-04-14T15:27:00Z">
        <w:r w:rsidRPr="3C872088" w:rsidDel="007E60A1">
          <w:rPr>
            <w:b/>
            <w:bCs/>
            <w:i/>
            <w:iCs/>
            <w:lang w:val="en-US"/>
          </w:rPr>
          <w:delText>What other food assistance is available to my student during the summer?</w:delText>
        </w:r>
      </w:del>
    </w:p>
    <w:p w14:paraId="2D569DA3" w14:textId="42B78220" w:rsidR="00376A18" w:rsidDel="007E60A1" w:rsidRDefault="00376A18" w:rsidP="00376A18">
      <w:pPr>
        <w:ind w:right="540"/>
        <w:rPr>
          <w:del w:id="139" w:author="Walker, Laura (DHS-Contractor)" w:date="2026-04-14T11:27:00Z" w16du:dateUtc="2026-04-14T15:27:00Z"/>
        </w:rPr>
      </w:pPr>
      <w:del w:id="140" w:author="Walker, Laura (DHS-Contractor)" w:date="2026-04-14T11:27:00Z" w16du:dateUtc="2026-04-14T15:27:00Z">
        <w:r w:rsidDel="007E60A1">
          <w:delText xml:space="preserve">Children 18 and under can eat for free at DC Youth Meal sites. To find a location, text "summer meals" to </w:delText>
        </w:r>
        <w:r w:rsidRPr="00224DDB" w:rsidDel="007E60A1">
          <w:delText>914-342-7744</w:delText>
        </w:r>
        <w:r w:rsidDel="007E60A1">
          <w:delText xml:space="preserve"> or visit </w:delText>
        </w:r>
        <w:r w:rsidDel="007E60A1">
          <w:fldChar w:fldCharType="begin"/>
        </w:r>
        <w:r w:rsidDel="007E60A1">
          <w:delInstrText>HYPERLINK "https://osse.dc.gov/dcyouthmeals"</w:delInstrText>
        </w:r>
        <w:r w:rsidDel="007E60A1">
          <w:fldChar w:fldCharType="separate"/>
        </w:r>
        <w:r w:rsidRPr="008458AD" w:rsidDel="007E60A1">
          <w:rPr>
            <w:rStyle w:val="Hyperlink"/>
          </w:rPr>
          <w:delText>osse.dc.gov/dcyouthmeals</w:delText>
        </w:r>
        <w:r w:rsidDel="007E60A1">
          <w:fldChar w:fldCharType="end"/>
        </w:r>
        <w:r w:rsidRPr="00224DDB" w:rsidDel="007E60A1">
          <w:delText xml:space="preserve">. For other food resources, check </w:delText>
        </w:r>
        <w:r w:rsidDel="007E60A1">
          <w:fldChar w:fldCharType="begin"/>
        </w:r>
        <w:r w:rsidDel="007E60A1">
          <w:delInstrText>HYPERLINK "https://linkudmv.org" \h</w:delInstrText>
        </w:r>
        <w:r w:rsidDel="007E60A1">
          <w:fldChar w:fldCharType="separate"/>
        </w:r>
        <w:r w:rsidRPr="009C7CC3" w:rsidDel="007E60A1">
          <w:rPr>
            <w:u w:val="single"/>
          </w:rPr>
          <w:delText>linkudmv.org</w:delText>
        </w:r>
        <w:r w:rsidDel="007E60A1">
          <w:fldChar w:fldCharType="end"/>
        </w:r>
        <w:r w:rsidRPr="00224DDB" w:rsidDel="007E60A1">
          <w:delText>.</w:delText>
        </w:r>
      </w:del>
    </w:p>
    <w:p w14:paraId="6A05A809" w14:textId="77777777" w:rsidR="009F3213" w:rsidRDefault="009F3213">
      <w:pPr>
        <w:widowControl w:val="0"/>
        <w:spacing w:line="240" w:lineRule="auto"/>
        <w:ind w:right="582"/>
        <w:rPr>
          <w:b/>
          <w:bCs/>
          <w:sz w:val="21"/>
          <w:szCs w:val="21"/>
        </w:rPr>
      </w:pPr>
    </w:p>
    <w:p w14:paraId="5A39BBE3" w14:textId="77777777" w:rsidR="009F3213" w:rsidRDefault="009F3213">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F3213" w14:paraId="45816A15" w14:textId="77777777" w:rsidTr="481D1E6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32395DD" w:rsidR="009F3213" w:rsidRDefault="001E19D9">
            <w:pPr>
              <w:widowControl w:val="0"/>
              <w:spacing w:after="240" w:line="240" w:lineRule="auto"/>
              <w:ind w:right="181"/>
              <w:rPr>
                <w:sz w:val="24"/>
                <w:szCs w:val="24"/>
              </w:rPr>
            </w:pPr>
            <w:r>
              <w:rPr>
                <w:b/>
                <w:bCs/>
                <w:sz w:val="24"/>
                <w:szCs w:val="24"/>
              </w:rPr>
              <w:lastRenderedPageBreak/>
              <w:t xml:space="preserve">   </w:t>
            </w:r>
            <w:ins w:id="141" w:author="Walker, Laura (DHS-Contractor)" w:date="2026-04-14T11:27:00Z" w16du:dateUtc="2026-04-14T15:27:00Z">
              <w:r w:rsidR="00F563C5" w:rsidRPr="003745CE">
                <w:rPr>
                  <w:b/>
                  <w:bCs/>
                  <w:sz w:val="30"/>
                  <w:szCs w:val="30"/>
                </w:rPr>
                <w:t>¿Tiene más preguntas?</w:t>
              </w:r>
            </w:ins>
            <w:del w:id="142" w:author="Walker, Laura (DHS-Contractor)" w:date="2026-04-14T11:27:00Z" w16du:dateUtc="2026-04-14T15:27:00Z">
              <w:r w:rsidDel="00F563C5">
                <w:rPr>
                  <w:b/>
                  <w:bCs/>
                  <w:sz w:val="30"/>
                  <w:szCs w:val="30"/>
                </w:rPr>
                <w:delText>More Questions?</w:delText>
              </w:r>
              <w:r w:rsidDel="00F563C5">
                <w:rPr>
                  <w:sz w:val="24"/>
                  <w:szCs w:val="24"/>
                </w:rPr>
                <w:delText xml:space="preserve"> </w:delText>
              </w:r>
            </w:del>
          </w:p>
          <w:p w14:paraId="06588645" w14:textId="041C9AF8" w:rsidR="009F3213" w:rsidRDefault="001E19D9">
            <w:pPr>
              <w:widowControl w:val="0"/>
              <w:spacing w:after="240" w:line="240" w:lineRule="auto"/>
              <w:ind w:left="249" w:right="181"/>
              <w:rPr>
                <w:b/>
                <w:bCs/>
                <w:sz w:val="19"/>
                <w:szCs w:val="19"/>
              </w:rPr>
              <w:pPrChange w:id="143" w:author="Walker, Laura (DHS-Contractor)" w:date="2026-04-14T11:29:00Z" w16du:dateUtc="2026-04-14T15:29:00Z">
                <w:pPr>
                  <w:widowControl w:val="0"/>
                  <w:spacing w:after="240" w:line="240" w:lineRule="auto"/>
                  <w:ind w:right="181"/>
                </w:pPr>
              </w:pPrChange>
            </w:pPr>
            <w:del w:id="144" w:author="Walker, Laura (DHS-Contractor)" w:date="2026-04-14T11:29:00Z" w16du:dateUtc="2026-04-14T15:29:00Z">
              <w:r w:rsidDel="004B58A8">
                <w:rPr>
                  <w:sz w:val="24"/>
                  <w:szCs w:val="24"/>
                </w:rPr>
                <w:delText xml:space="preserve">   </w:delText>
              </w:r>
            </w:del>
            <w:ins w:id="145" w:author="Walker, Laura (DHS-Contractor)" w:date="2026-04-14T11:27:00Z" w16du:dateUtc="2026-04-14T15:27:00Z">
              <w:r w:rsidR="00BC3958" w:rsidRPr="00A03001">
                <w:rPr>
                  <w:b/>
                  <w:bCs/>
                </w:rPr>
                <w:t>¿Quiere registrarse para recibir comunicaciones por correo electrónico y SMS sobre sus beneficios?</w:t>
              </w:r>
            </w:ins>
            <w:del w:id="146" w:author="Walker, Laura (DHS-Contractor)" w:date="2026-04-14T11:27:00Z" w16du:dateUtc="2026-04-14T15:27:00Z">
              <w:r w:rsidDel="00BC3958">
                <w:rPr>
                  <w:b/>
                  <w:bCs/>
                </w:rPr>
                <w:delText>Want to opt-in to receive email and SMS communications about your benefits?</w:delText>
              </w:r>
              <w:r w:rsidDel="00BC3958">
                <w:delText xml:space="preserve"> </w:delText>
              </w:r>
            </w:del>
          </w:p>
          <w:p w14:paraId="0DBD6FBD" w14:textId="161EDD97" w:rsidR="009F3213" w:rsidRDefault="001E19D9">
            <w:pPr>
              <w:widowControl w:val="0"/>
              <w:spacing w:after="240" w:line="240" w:lineRule="auto"/>
              <w:ind w:right="181"/>
              <w:rPr>
                <w:b/>
                <w:bCs/>
                <w:sz w:val="21"/>
                <w:szCs w:val="21"/>
              </w:rPr>
            </w:pPr>
            <w:r w:rsidRPr="0540B828">
              <w:rPr>
                <w:sz w:val="21"/>
                <w:szCs w:val="21"/>
              </w:rPr>
              <w:t xml:space="preserve">   🛜 </w:t>
            </w:r>
            <w:ins w:id="147" w:author="Walker, Laura (DHS-Contractor)" w:date="2026-04-14T11:28:00Z" w16du:dateUtc="2026-04-14T15:28:00Z">
              <w:r w:rsidR="00A42606" w:rsidRPr="0058447B">
                <w:rPr>
                  <w:b/>
                  <w:bCs/>
                  <w:sz w:val="21"/>
                  <w:szCs w:val="21"/>
                </w:rPr>
                <w:t xml:space="preserve">Inicie sesión en el portal de </w:t>
              </w:r>
              <w:r w:rsidR="00A42606">
                <w:rPr>
                  <w:b/>
                  <w:bCs/>
                  <w:sz w:val="21"/>
                  <w:szCs w:val="21"/>
                </w:rPr>
                <w:t xml:space="preserve">DC </w:t>
              </w:r>
              <w:r w:rsidR="00A42606" w:rsidRPr="0058447B">
                <w:rPr>
                  <w:b/>
                  <w:bCs/>
                  <w:sz w:val="21"/>
                  <w:szCs w:val="21"/>
                </w:rPr>
                <w:t>SUN Buck</w:t>
              </w:r>
              <w:r w:rsidR="00A42606">
                <w:rPr>
                  <w:b/>
                  <w:bCs/>
                  <w:sz w:val="21"/>
                  <w:szCs w:val="21"/>
                </w:rPr>
                <w:t>s:</w:t>
              </w:r>
              <w:r w:rsidR="00A42606">
                <w:rPr>
                  <w:sz w:val="21"/>
                  <w:szCs w:val="21"/>
                </w:rPr>
                <w:t xml:space="preserve"> </w:t>
              </w:r>
              <w:r w:rsidR="00A42606">
                <w:fldChar w:fldCharType="begin"/>
              </w:r>
              <w:r w:rsidR="00A42606">
                <w:instrText>HYPERLINK "http://sunbucks.dc.gov" \h</w:instrText>
              </w:r>
              <w:r w:rsidR="00A42606">
                <w:fldChar w:fldCharType="separate"/>
              </w:r>
              <w:r w:rsidR="00A42606">
                <w:rPr>
                  <w:color w:val="1155CC"/>
                  <w:sz w:val="21"/>
                  <w:szCs w:val="21"/>
                  <w:u w:val="single"/>
                </w:rPr>
                <w:t>sunbucks.dc.gov</w:t>
              </w:r>
              <w:r w:rsidR="00A42606">
                <w:fldChar w:fldCharType="end"/>
              </w:r>
              <w:r w:rsidR="00A42606">
                <w:rPr>
                  <w:sz w:val="21"/>
                  <w:szCs w:val="21"/>
                </w:rPr>
                <w:t xml:space="preserve"> </w:t>
              </w:r>
            </w:ins>
            <w:del w:id="148" w:author="Walker, Laura (DHS-Contractor)" w:date="2026-04-14T11:28:00Z" w16du:dateUtc="2026-04-14T15:28:00Z">
              <w:r w:rsidRPr="0540B828" w:rsidDel="00A42606">
                <w:rPr>
                  <w:b/>
                  <w:bCs/>
                  <w:sz w:val="21"/>
                  <w:szCs w:val="21"/>
                </w:rPr>
                <w:delText xml:space="preserve">Log </w:delText>
              </w:r>
              <w:r w:rsidR="031934A5" w:rsidRPr="0540B828" w:rsidDel="00A42606">
                <w:rPr>
                  <w:b/>
                  <w:bCs/>
                  <w:sz w:val="21"/>
                  <w:szCs w:val="21"/>
                </w:rPr>
                <w:delText>in</w:delText>
              </w:r>
              <w:r w:rsidR="008506B8" w:rsidDel="00A42606">
                <w:rPr>
                  <w:b/>
                  <w:bCs/>
                  <w:sz w:val="21"/>
                  <w:szCs w:val="21"/>
                </w:rPr>
                <w:delText xml:space="preserve"> to the DC SUN Bucks </w:delText>
              </w:r>
              <w:r w:rsidR="008506B8" w:rsidRPr="74808CED" w:rsidDel="00A42606">
                <w:rPr>
                  <w:b/>
                  <w:bCs/>
                  <w:sz w:val="21"/>
                  <w:szCs w:val="21"/>
                </w:rPr>
                <w:delText>portal</w:delText>
              </w:r>
              <w:r w:rsidRPr="0540B828" w:rsidDel="00A42606">
                <w:rPr>
                  <w:b/>
                  <w:bCs/>
                  <w:sz w:val="21"/>
                  <w:szCs w:val="21"/>
                </w:rPr>
                <w:delText>:</w:delText>
              </w:r>
              <w:r w:rsidRPr="0540B828" w:rsidDel="00A42606">
                <w:rPr>
                  <w:sz w:val="21"/>
                  <w:szCs w:val="21"/>
                </w:rPr>
                <w:delText xml:space="preserve"> </w:delText>
              </w:r>
              <w:r w:rsidDel="00A42606">
                <w:fldChar w:fldCharType="begin"/>
              </w:r>
              <w:r w:rsidDel="00A42606">
                <w:delInstrText>HYPERLINK "https://sunbucks.dc.gov/" \h</w:delInstrText>
              </w:r>
              <w:r w:rsidDel="00A42606">
                <w:fldChar w:fldCharType="separate"/>
              </w:r>
              <w:r w:rsidRPr="0540B828" w:rsidDel="00A42606">
                <w:rPr>
                  <w:color w:val="1155CC"/>
                  <w:sz w:val="21"/>
                  <w:szCs w:val="21"/>
                  <w:u w:val="single"/>
                </w:rPr>
                <w:delText>sunbucks.dc.gov</w:delText>
              </w:r>
              <w:r w:rsidDel="00A42606">
                <w:fldChar w:fldCharType="end"/>
              </w:r>
              <w:r w:rsidRPr="0540B828" w:rsidDel="00A42606">
                <w:rPr>
                  <w:sz w:val="21"/>
                  <w:szCs w:val="21"/>
                </w:rPr>
                <w:delText xml:space="preserve"> </w:delText>
              </w:r>
            </w:del>
          </w:p>
          <w:p w14:paraId="04CA98B8" w14:textId="2CD8B58B" w:rsidR="009F3213" w:rsidRDefault="356BC9CB">
            <w:pPr>
              <w:widowControl w:val="0"/>
              <w:spacing w:line="240" w:lineRule="auto"/>
              <w:ind w:left="519" w:right="181" w:hanging="519"/>
              <w:rPr>
                <w:b/>
                <w:bCs/>
                <w:sz w:val="21"/>
                <w:szCs w:val="21"/>
              </w:rPr>
              <w:pPrChange w:id="149" w:author="Walker, Laura (DHS-Contractor)" w:date="2026-04-14T11:29:00Z" w16du:dateUtc="2026-04-14T15:29:00Z">
                <w:pPr>
                  <w:widowControl w:val="0"/>
                  <w:spacing w:line="240" w:lineRule="auto"/>
                  <w:ind w:right="181"/>
                </w:pPr>
              </w:pPrChange>
            </w:pPr>
            <w:r w:rsidRPr="481D1E6F">
              <w:rPr>
                <w:sz w:val="21"/>
                <w:szCs w:val="21"/>
              </w:rPr>
              <w:t xml:space="preserve">   📞 </w:t>
            </w:r>
            <w:ins w:id="150" w:author="Walker, Laura (DHS-Contractor)" w:date="2026-04-14T11:28:00Z" w16du:dateUtc="2026-04-14T15:28:00Z">
              <w:r w:rsidR="00F9519A" w:rsidRPr="00EA70D2">
                <w:rPr>
                  <w:b/>
                  <w:bCs/>
                  <w:sz w:val="21"/>
                  <w:szCs w:val="21"/>
                  <w:lang w:val="en-US"/>
                </w:rPr>
                <w:t xml:space="preserve">Por teléfono: </w:t>
              </w:r>
              <w:r w:rsidR="00F9519A" w:rsidRPr="490FD024">
                <w:rPr>
                  <w:sz w:val="20"/>
                  <w:szCs w:val="20"/>
                  <w:lang w:val="en-US"/>
                </w:rPr>
                <w:t>(844) 811-SEBT(7328), TTY</w:t>
              </w:r>
              <w:r w:rsidR="00F9519A">
                <w:rPr>
                  <w:sz w:val="20"/>
                  <w:szCs w:val="20"/>
                  <w:lang w:val="en-US"/>
                </w:rPr>
                <w:t>/TDD</w:t>
              </w:r>
              <w:r w:rsidR="00F9519A" w:rsidRPr="490FD024">
                <w:rPr>
                  <w:sz w:val="20"/>
                  <w:szCs w:val="20"/>
                  <w:lang w:val="en-US"/>
                </w:rPr>
                <w:t xml:space="preserve"> 711</w:t>
              </w:r>
              <w:r w:rsidR="00F9519A">
                <w:rPr>
                  <w:sz w:val="20"/>
                  <w:szCs w:val="20"/>
                  <w:lang w:val="en-US"/>
                </w:rPr>
                <w:t xml:space="preserve"> </w:t>
              </w:r>
              <w:r w:rsidR="00F9519A" w:rsidRPr="00832B66">
                <w:rPr>
                  <w:sz w:val="20"/>
                  <w:szCs w:val="20"/>
                  <w:lang w:val="en-US"/>
                </w:rPr>
                <w:t>lunes a viernes de 7:30a.m. a 4:45p.m.</w:t>
              </w:r>
            </w:ins>
            <w:del w:id="151" w:author="Walker, Laura (DHS-Contractor)" w:date="2026-04-14T11:28:00Z" w16du:dateUtc="2026-04-14T15:28:00Z">
              <w:r w:rsidRPr="481D1E6F" w:rsidDel="00F9519A">
                <w:rPr>
                  <w:b/>
                  <w:bCs/>
                  <w:sz w:val="21"/>
                  <w:szCs w:val="21"/>
                </w:rPr>
                <w:delText>Call:</w:delText>
              </w:r>
              <w:r w:rsidRPr="481D1E6F" w:rsidDel="00F9519A">
                <w:rPr>
                  <w:sz w:val="21"/>
                  <w:szCs w:val="21"/>
                </w:rPr>
                <w:delText xml:space="preserve"> </w:delText>
              </w:r>
              <w:r w:rsidR="00226866" w:rsidRPr="00C41DCD" w:rsidDel="00F9519A">
                <w:rPr>
                  <w:sz w:val="20"/>
                  <w:szCs w:val="20"/>
                  <w:lang w:val="en-US"/>
                </w:rPr>
                <w:delText xml:space="preserve">(844) 811-SEBT(7328), </w:delText>
              </w:r>
              <w:r w:rsidR="56299F54" w:rsidRPr="00C06934" w:rsidDel="00F9519A">
                <w:rPr>
                  <w:sz w:val="20"/>
                  <w:szCs w:val="20"/>
                </w:rPr>
                <w:delText>TTY/TDD: 711</w:delText>
              </w:r>
              <w:r w:rsidR="2ABA0249" w:rsidRPr="00C06934" w:rsidDel="00F9519A">
                <w:rPr>
                  <w:sz w:val="20"/>
                  <w:szCs w:val="20"/>
                </w:rPr>
                <w:delText xml:space="preserve">; Monday through Friday </w:delText>
              </w:r>
              <w:r w:rsidR="00FD2753" w:rsidRPr="00C41DCD" w:rsidDel="00F9519A">
                <w:rPr>
                  <w:sz w:val="20"/>
                  <w:szCs w:val="20"/>
                  <w:lang w:val="en-US"/>
                </w:rPr>
                <w:delText>7:30</w:delText>
              </w:r>
              <w:r w:rsidR="00FD2753" w:rsidDel="00F9519A">
                <w:rPr>
                  <w:sz w:val="20"/>
                  <w:szCs w:val="20"/>
                  <w:lang w:val="en-US"/>
                </w:rPr>
                <w:delText xml:space="preserve"> </w:delText>
              </w:r>
              <w:r w:rsidR="00FD2753" w:rsidRPr="00C41DCD" w:rsidDel="00F9519A">
                <w:rPr>
                  <w:sz w:val="20"/>
                  <w:szCs w:val="20"/>
                  <w:lang w:val="en-US"/>
                </w:rPr>
                <w:delText>AM to 4:45</w:delText>
              </w:r>
              <w:r w:rsidR="00FD2753" w:rsidDel="00F9519A">
                <w:rPr>
                  <w:sz w:val="20"/>
                  <w:szCs w:val="20"/>
                  <w:lang w:val="en-US"/>
                </w:rPr>
                <w:delText xml:space="preserve"> </w:delText>
              </w:r>
              <w:r w:rsidR="00FD2753" w:rsidRPr="00C41DCD" w:rsidDel="00F9519A">
                <w:rPr>
                  <w:sz w:val="20"/>
                  <w:szCs w:val="20"/>
                  <w:lang w:val="en-US"/>
                </w:rPr>
                <w:delText>PM</w:delText>
              </w:r>
            </w:del>
          </w:p>
        </w:tc>
      </w:tr>
    </w:tbl>
    <w:p w14:paraId="41C8F396" w14:textId="77777777" w:rsidR="009F3213" w:rsidRDefault="009F3213">
      <w:pPr>
        <w:spacing w:before="100"/>
        <w:rPr>
          <w:sz w:val="21"/>
          <w:szCs w:val="21"/>
        </w:rPr>
      </w:pPr>
    </w:p>
    <w:p w14:paraId="72A3D3EC" w14:textId="77777777" w:rsidR="009F3213" w:rsidRDefault="009F3213">
      <w:pPr>
        <w:spacing w:before="100"/>
        <w:rPr>
          <w:sz w:val="21"/>
          <w:szCs w:val="21"/>
        </w:rPr>
      </w:pPr>
    </w:p>
    <w:p w14:paraId="7D5462F9" w14:textId="77777777" w:rsidR="00281E83" w:rsidRDefault="00281E83" w:rsidP="00281E83">
      <w:pPr>
        <w:spacing w:before="100" w:after="200"/>
        <w:rPr>
          <w:ins w:id="152" w:author="Walker, Laura (DHS-Contractor)" w:date="2026-04-14T11:28:00Z" w16du:dateUtc="2026-04-14T15:28:00Z"/>
          <w:rFonts w:cstheme="minorHAnsi"/>
          <w:lang w:bidi="es-ES"/>
        </w:rPr>
      </w:pPr>
      <w:ins w:id="153" w:author="Walker, Laura (DHS-Contractor)" w:date="2026-04-14T11:28:00Z" w16du:dateUtc="2026-04-14T15:28:00Z">
        <w:r w:rsidRPr="00DF73C9">
          <w:rPr>
            <w:rFonts w:cstheme="minorHAnsi"/>
            <w:lang w:bidi="es-ES"/>
          </w:rPr>
          <w:t>Saludos,</w:t>
        </w:r>
      </w:ins>
    </w:p>
    <w:p w14:paraId="2965DD06" w14:textId="77777777" w:rsidR="00281E83" w:rsidRDefault="00281E83" w:rsidP="00281E83">
      <w:pPr>
        <w:spacing w:before="100" w:after="200"/>
        <w:rPr>
          <w:ins w:id="154" w:author="Walker, Laura (DHS-Contractor)" w:date="2026-04-14T11:28:00Z" w16du:dateUtc="2026-04-14T15:28:00Z"/>
          <w:color w:val="000000" w:themeColor="text1"/>
          <w:sz w:val="21"/>
          <w:szCs w:val="21"/>
          <w:lang w:val="en-US"/>
        </w:rPr>
      </w:pPr>
      <w:ins w:id="155" w:author="Walker, Laura (DHS-Contractor)" w:date="2026-04-14T11:28:00Z" w16du:dateUtc="2026-04-14T15:28:00Z">
        <w:r w:rsidRPr="00957E11">
          <w:rPr>
            <w:color w:val="000000" w:themeColor="text1"/>
            <w:sz w:val="21"/>
            <w:szCs w:val="21"/>
          </w:rPr>
          <w:t xml:space="preserve">Programa </w:t>
        </w:r>
        <w:r>
          <w:rPr>
            <w:color w:val="000000" w:themeColor="text1"/>
            <w:sz w:val="21"/>
            <w:szCs w:val="21"/>
          </w:rPr>
          <w:t xml:space="preserve">DC </w:t>
        </w:r>
        <w:r w:rsidRPr="00957E11">
          <w:rPr>
            <w:color w:val="000000" w:themeColor="text1"/>
            <w:sz w:val="21"/>
            <w:szCs w:val="21"/>
          </w:rPr>
          <w:t>SUN Bucks</w:t>
        </w:r>
      </w:ins>
    </w:p>
    <w:p w14:paraId="6E5B7E29" w14:textId="4774CD2E" w:rsidR="009F3213" w:rsidDel="00281E83" w:rsidRDefault="001E19D9">
      <w:pPr>
        <w:spacing w:before="100"/>
        <w:rPr>
          <w:del w:id="156" w:author="Walker, Laura (DHS-Contractor)" w:date="2026-04-14T11:28:00Z" w16du:dateUtc="2026-04-14T15:28:00Z"/>
          <w:sz w:val="21"/>
          <w:szCs w:val="21"/>
        </w:rPr>
      </w:pPr>
      <w:del w:id="157" w:author="Walker, Laura (DHS-Contractor)" w:date="2026-04-14T11:28:00Z" w16du:dateUtc="2026-04-14T15:28:00Z">
        <w:r w:rsidDel="00281E83">
          <w:rPr>
            <w:sz w:val="21"/>
            <w:szCs w:val="21"/>
          </w:rPr>
          <w:delText xml:space="preserve">Regards, </w:delText>
        </w:r>
      </w:del>
    </w:p>
    <w:p w14:paraId="12DAF4B7" w14:textId="29A6C15A" w:rsidR="009F3213" w:rsidDel="00281E83" w:rsidRDefault="001E19D9">
      <w:pPr>
        <w:spacing w:before="100" w:after="200"/>
        <w:rPr>
          <w:del w:id="158" w:author="Walker, Laura (DHS-Contractor)" w:date="2026-04-14T11:28:00Z" w16du:dateUtc="2026-04-14T15:28:00Z"/>
          <w:sz w:val="21"/>
          <w:szCs w:val="21"/>
        </w:rPr>
      </w:pPr>
      <w:del w:id="159" w:author="Walker, Laura (DHS-Contractor)" w:date="2026-04-14T11:28:00Z" w16du:dateUtc="2026-04-14T15:28:00Z">
        <w:r w:rsidRPr="09F1D5A5" w:rsidDel="00281E83">
          <w:rPr>
            <w:sz w:val="21"/>
            <w:szCs w:val="21"/>
          </w:rPr>
          <w:delText>DC SUN Bucks Program</w:delText>
        </w:r>
      </w:del>
    </w:p>
    <w:p w14:paraId="426229D0" w14:textId="0A74A3B8" w:rsidR="63DC466E" w:rsidRDefault="63DC466E" w:rsidP="09F1D5A5">
      <w:pPr>
        <w:spacing w:before="100" w:after="200"/>
        <w:rPr>
          <w:sz w:val="21"/>
          <w:szCs w:val="21"/>
        </w:rPr>
      </w:pPr>
      <w:r w:rsidRPr="09F1D5A5">
        <w:rPr>
          <w:sz w:val="21"/>
          <w:szCs w:val="21"/>
        </w:rPr>
        <w:t>__</w:t>
      </w:r>
    </w:p>
    <w:p w14:paraId="0E3CB8FA" w14:textId="77777777" w:rsidR="009F3213" w:rsidRDefault="001E19D9">
      <w:pPr>
        <w:spacing w:before="100" w:after="200"/>
        <w:rPr>
          <w:sz w:val="21"/>
          <w:szCs w:val="21"/>
        </w:rPr>
      </w:pPr>
      <w:r>
        <w:rPr>
          <w:noProof/>
        </w:rPr>
        <w:drawing>
          <wp:anchor distT="114300" distB="114300" distL="114300" distR="114300" simplePos="0" relativeHeight="251658240" behindDoc="0" locked="0" layoutInCell="1" hidden="0" allowOverlap="1" wp14:anchorId="026ED228" wp14:editId="170B5824">
            <wp:simplePos x="0" y="0"/>
            <wp:positionH relativeFrom="column">
              <wp:align>left</wp:align>
            </wp:positionH>
            <wp:positionV relativeFrom="paragraph">
              <wp:posOffset>323850</wp:posOffset>
            </wp:positionV>
            <wp:extent cx="1841345" cy="795374"/>
            <wp:effectExtent l="12700" t="12700" r="12700"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2800B718" w:rsidR="009F3213" w:rsidRDefault="001E19D9">
      <w:pPr>
        <w:widowControl w:val="0"/>
        <w:spacing w:line="240" w:lineRule="auto"/>
        <w:ind w:right="181"/>
        <w:rPr>
          <w:b/>
          <w:bCs/>
          <w:sz w:val="16"/>
          <w:szCs w:val="16"/>
        </w:rPr>
      </w:pPr>
      <w:r w:rsidRPr="7DA8347B">
        <w:rPr>
          <w:sz w:val="16"/>
          <w:szCs w:val="16"/>
        </w:rPr>
        <w:t xml:space="preserve">Portal: </w:t>
      </w:r>
      <w:hyperlink r:id="rId16">
        <w:r w:rsidRPr="7DA8347B">
          <w:rPr>
            <w:color w:val="1155CC"/>
            <w:sz w:val="16"/>
            <w:szCs w:val="16"/>
            <w:u w:val="single"/>
          </w:rPr>
          <w:t>sunbucks.dc.gov</w:t>
        </w:r>
      </w:hyperlink>
      <w:r w:rsidRPr="7DA8347B">
        <w:rPr>
          <w:sz w:val="16"/>
          <w:szCs w:val="16"/>
        </w:rPr>
        <w:t xml:space="preserve"> </w:t>
      </w:r>
    </w:p>
    <w:p w14:paraId="79FA9685" w14:textId="77777777" w:rsidR="00F16FAC" w:rsidRPr="00C41DCD" w:rsidRDefault="00F16FAC" w:rsidP="00F16FAC">
      <w:pPr>
        <w:widowControl w:val="0"/>
        <w:spacing w:line="240" w:lineRule="auto"/>
        <w:ind w:right="181"/>
        <w:rPr>
          <w:sz w:val="16"/>
          <w:szCs w:val="16"/>
          <w:lang w:val="en-US"/>
        </w:rPr>
      </w:pPr>
      <w:r w:rsidRPr="3C872088">
        <w:rPr>
          <w:sz w:val="16"/>
          <w:szCs w:val="16"/>
          <w:lang w:val="en-US"/>
        </w:rPr>
        <w:t>Phone: (844) 811-SEBT(7328)</w:t>
      </w:r>
    </w:p>
    <w:p w14:paraId="7B66A929" w14:textId="77777777" w:rsidR="00F16FAC" w:rsidRPr="00C41DCD" w:rsidRDefault="00F16FAC" w:rsidP="00F16FAC">
      <w:pPr>
        <w:widowControl w:val="0"/>
        <w:spacing w:after="200" w:line="240" w:lineRule="auto"/>
        <w:ind w:right="181"/>
        <w:rPr>
          <w:sz w:val="16"/>
          <w:szCs w:val="16"/>
        </w:rPr>
      </w:pPr>
      <w:r w:rsidRPr="0F12ECCE">
        <w:rPr>
          <w:color w:val="000000" w:themeColor="text1"/>
          <w:sz w:val="16"/>
          <w:szCs w:val="16"/>
        </w:rPr>
        <w:t xml:space="preserve">[TTY/TDD: 711 Monday through Friday </w:t>
      </w:r>
      <w:r w:rsidRPr="00C41DCD">
        <w:rPr>
          <w:sz w:val="16"/>
          <w:szCs w:val="16"/>
        </w:rPr>
        <w:t>7:30 AM to 4:45 PM</w:t>
      </w:r>
      <w:r>
        <w:rPr>
          <w:sz w:val="16"/>
          <w:szCs w:val="16"/>
        </w:rPr>
        <w:t>]</w:t>
      </w:r>
    </w:p>
    <w:p w14:paraId="3FBB7313" w14:textId="77777777" w:rsidR="009F3213" w:rsidRDefault="001E19D9">
      <w:pPr>
        <w:widowControl w:val="0"/>
        <w:spacing w:line="240" w:lineRule="auto"/>
        <w:rPr>
          <w:sz w:val="16"/>
          <w:szCs w:val="16"/>
        </w:rPr>
      </w:pPr>
      <w:r>
        <w:rPr>
          <w:sz w:val="16"/>
          <w:szCs w:val="16"/>
        </w:rPr>
        <w:t>DC SUN Bucks Program</w:t>
      </w:r>
    </w:p>
    <w:p w14:paraId="51BFA08F" w14:textId="77777777" w:rsidR="009F3213" w:rsidRDefault="001E19D9">
      <w:pPr>
        <w:widowControl w:val="0"/>
        <w:spacing w:line="240" w:lineRule="auto"/>
        <w:rPr>
          <w:sz w:val="16"/>
          <w:szCs w:val="16"/>
        </w:rPr>
      </w:pPr>
      <w:r>
        <w:rPr>
          <w:sz w:val="16"/>
          <w:szCs w:val="16"/>
        </w:rPr>
        <w:t>P.O. Box 90060</w:t>
      </w:r>
    </w:p>
    <w:p w14:paraId="621B1211" w14:textId="77777777" w:rsidR="009F3213" w:rsidRDefault="001E19D9">
      <w:pPr>
        <w:widowControl w:val="0"/>
        <w:spacing w:after="200" w:line="240" w:lineRule="auto"/>
        <w:rPr>
          <w:b/>
          <w:bCs/>
          <w:sz w:val="21"/>
          <w:szCs w:val="21"/>
        </w:rPr>
      </w:pPr>
      <w:r>
        <w:rPr>
          <w:sz w:val="16"/>
          <w:szCs w:val="16"/>
        </w:rPr>
        <w:t>Washington, DC 20002</w:t>
      </w:r>
    </w:p>
    <w:p w14:paraId="0D0B940D" w14:textId="4DCFD905" w:rsidR="009F3213" w:rsidRDefault="003F5B6D">
      <w:r>
        <w:pict w14:anchorId="574BC9CA">
          <v:rect id="_x0000_i1025" style="width:0;height:1.5pt" o:hralign="center" o:hrstd="t" o:hr="t" fillcolor="#a0a0a0" stroked="f"/>
        </w:pict>
      </w:r>
      <w:r w:rsidR="6038E86F">
        <w:t>__________________________________________________________________________</w:t>
      </w:r>
    </w:p>
    <w:p w14:paraId="5C7BBCF2" w14:textId="77777777" w:rsidR="000551DD" w:rsidRDefault="000551DD" w:rsidP="000551DD">
      <w:pPr>
        <w:rPr>
          <w:ins w:id="160" w:author="Walker, Laura (DHS-Contractor)" w:date="2026-04-14T11:40:00Z" w16du:dateUtc="2026-04-14T15:40:00Z"/>
          <w:i/>
          <w:iCs/>
          <w:sz w:val="20"/>
          <w:szCs w:val="20"/>
          <w:lang w:val="en-US"/>
        </w:rPr>
      </w:pPr>
      <w:ins w:id="161" w:author="Walker, Laura (DHS-Contractor)" w:date="2026-04-14T11:40:00Z" w16du:dateUtc="2026-04-14T15:40:00Z">
        <w:r>
          <w:pict w14:anchorId="15CFB5BC">
            <v:rect id="_x0000_i1026" style="width:0;height:1.5pt" o:hralign="center" o:hrstd="t" o:hr="t" fillcolor="#a0a0a0" stroked="f"/>
          </w:pict>
        </w:r>
        <w:r w:rsidRPr="00666F6B">
          <w:t xml:space="preserve"> </w:t>
        </w:r>
        <w:r w:rsidRPr="00666F6B">
          <w:rPr>
            <w:i/>
            <w:iCs/>
            <w:sz w:val="20"/>
            <w:szCs w:val="20"/>
            <w:lang w:val="en-US"/>
          </w:rPr>
          <w:t>NO responda este mensaje automatizado. Las respuestas NO se leerán NI se contestarán.</w:t>
        </w:r>
      </w:ins>
    </w:p>
    <w:p w14:paraId="68CDD647" w14:textId="56DDCB5E" w:rsidR="009F3213" w:rsidRPr="001112C9" w:rsidDel="000551DD" w:rsidRDefault="001E19D9" w:rsidP="0540B828">
      <w:pPr>
        <w:spacing w:before="220" w:after="220"/>
        <w:rPr>
          <w:del w:id="162" w:author="Walker, Laura (DHS-Contractor)" w:date="2026-04-14T11:40:00Z" w16du:dateUtc="2026-04-14T15:40:00Z"/>
          <w:i/>
          <w:iCs/>
          <w:sz w:val="20"/>
          <w:szCs w:val="20"/>
          <w:lang w:val="en-US"/>
        </w:rPr>
      </w:pPr>
      <w:del w:id="163" w:author="Walker, Laura (DHS-Contractor)" w:date="2026-04-14T11:40:00Z" w16du:dateUtc="2026-04-14T15:40:00Z">
        <w:r w:rsidRPr="001112C9" w:rsidDel="000551DD">
          <w:rPr>
            <w:i/>
            <w:iCs/>
            <w:sz w:val="20"/>
            <w:szCs w:val="20"/>
            <w:lang w:val="en-US"/>
          </w:rPr>
          <w:delText xml:space="preserve">Please do NOT reply to this automated message, any response will NOT be </w:delText>
        </w:r>
        <w:r w:rsidRPr="001112C9" w:rsidDel="000551DD">
          <w:rPr>
            <w:i/>
            <w:iCs/>
            <w:sz w:val="20"/>
            <w:szCs w:val="20"/>
            <w:u w:val="single"/>
            <w:lang w:val="en-US"/>
          </w:rPr>
          <w:delText>read</w:delText>
        </w:r>
        <w:r w:rsidRPr="001112C9" w:rsidDel="000551DD">
          <w:rPr>
            <w:i/>
            <w:iCs/>
            <w:sz w:val="20"/>
            <w:szCs w:val="20"/>
            <w:lang w:val="en-US"/>
          </w:rPr>
          <w:delText xml:space="preserve"> and you will NOT receive a response.</w:delText>
        </w:r>
      </w:del>
    </w:p>
    <w:p w14:paraId="75A1E566" w14:textId="77777777" w:rsidR="009F3213" w:rsidRPr="001112C9" w:rsidRDefault="001E19D9" w:rsidP="096D4342">
      <w:pPr>
        <w:spacing w:before="220" w:after="220"/>
        <w:rPr>
          <w:color w:val="1155CC"/>
          <w:sz w:val="20"/>
          <w:szCs w:val="20"/>
          <w:u w:val="single"/>
        </w:rPr>
      </w:pPr>
      <w:r w:rsidRPr="001112C9">
        <w:rPr>
          <w:sz w:val="20"/>
          <w:szCs w:val="20"/>
        </w:rPr>
        <w:t xml:space="preserve">If you need help understanding this notice, please visit </w:t>
      </w:r>
      <w:hyperlink r:id="rId17">
        <w:r w:rsidRPr="001112C9">
          <w:rPr>
            <w:color w:val="1155CC"/>
            <w:sz w:val="20"/>
            <w:szCs w:val="20"/>
            <w:u w:val="single"/>
          </w:rPr>
          <w:t>sunbucks.dc.gov</w:t>
        </w:r>
      </w:hyperlink>
      <w:r w:rsidRPr="001112C9">
        <w:rPr>
          <w:rFonts w:ascii="Nyala" w:eastAsia="Nyala" w:hAnsi="Nyala" w:cs="Nyala"/>
          <w:sz w:val="20"/>
          <w:szCs w:val="20"/>
        </w:rPr>
        <w:t>.</w:t>
      </w:r>
      <w:r w:rsidRPr="001112C9">
        <w:rPr>
          <w:sz w:val="20"/>
          <w:szCs w:val="20"/>
        </w:rPr>
        <w:br/>
      </w:r>
      <w:r w:rsidRPr="001112C9">
        <w:rPr>
          <w:rFonts w:ascii="Nyala" w:eastAsia="Nyala" w:hAnsi="Nyala" w:cs="Nyala"/>
          <w:sz w:val="20"/>
          <w:szCs w:val="20"/>
        </w:rPr>
        <w:t xml:space="preserve">ይህንን ማሳወቂያ ለመረዳት እገዛ ካስፈለግዎ እባክዎ </w:t>
      </w:r>
      <w:hyperlink r:id="rId18">
        <w:r w:rsidRPr="001112C9">
          <w:rPr>
            <w:color w:val="1155CC"/>
            <w:sz w:val="20"/>
            <w:szCs w:val="20"/>
            <w:u w:val="single"/>
          </w:rPr>
          <w:t>sunbucks.dc.gov</w:t>
        </w:r>
      </w:hyperlink>
      <w:r w:rsidRPr="001112C9">
        <w:rPr>
          <w:rFonts w:ascii="Nyala" w:eastAsia="Nyala" w:hAnsi="Nyala" w:cs="Nyala"/>
          <w:sz w:val="20"/>
          <w:szCs w:val="20"/>
        </w:rPr>
        <w:t>ይጎብኙ</w:t>
      </w:r>
      <w:r w:rsidRPr="001112C9">
        <w:rPr>
          <w:sz w:val="20"/>
          <w:szCs w:val="20"/>
        </w:rPr>
        <w:br/>
      </w:r>
      <w:r w:rsidRPr="001112C9">
        <w:rPr>
          <w:rFonts w:ascii="Nyala" w:eastAsia="Nyala" w:hAnsi="Nyala" w:cs="Nyala"/>
          <w:sz w:val="20"/>
          <w:szCs w:val="20"/>
        </w:rPr>
        <w:t xml:space="preserve">Si necesita ayuda para entender este aviso, por favor visite </w:t>
      </w:r>
      <w:hyperlink r:id="rId19">
        <w:r w:rsidRPr="001112C9">
          <w:rPr>
            <w:color w:val="1155CC"/>
            <w:sz w:val="20"/>
            <w:szCs w:val="20"/>
            <w:u w:val="single"/>
          </w:rPr>
          <w:t>sunbucks.dc.gov</w:t>
        </w:r>
        <w:r w:rsidRPr="001112C9">
          <w:rPr>
            <w:sz w:val="20"/>
            <w:szCs w:val="20"/>
          </w:rPr>
          <w:br/>
        </w:r>
      </w:hyperlink>
      <w:r w:rsidRPr="001112C9">
        <w:rPr>
          <w:sz w:val="20"/>
          <w:szCs w:val="20"/>
        </w:rPr>
        <w:t xml:space="preserve">Si vous avez besoin d’aide pour comprendre cet avis, veuillez consulter le site </w:t>
      </w:r>
      <w:hyperlink r:id="rId20">
        <w:r w:rsidRPr="001112C9">
          <w:rPr>
            <w:color w:val="1155CC"/>
            <w:sz w:val="20"/>
            <w:szCs w:val="20"/>
            <w:u w:val="single"/>
          </w:rPr>
          <w:t>sunbucks.dc.gov</w:t>
        </w:r>
        <w:r w:rsidRPr="001112C9">
          <w:rPr>
            <w:sz w:val="20"/>
            <w:szCs w:val="20"/>
          </w:rPr>
          <w:br/>
        </w:r>
      </w:hyperlink>
      <w:r w:rsidRPr="001112C9">
        <w:rPr>
          <w:rFonts w:ascii="Arial Unicode MS" w:eastAsia="Arial Unicode MS" w:hAnsi="Arial Unicode MS" w:cs="Arial Unicode MS"/>
          <w:sz w:val="20"/>
          <w:szCs w:val="20"/>
        </w:rPr>
        <w:t xml:space="preserve">본 통지를 이해하는 데 도움이 필요하시면 </w:t>
      </w:r>
      <w:hyperlink r:id="rId21">
        <w:r w:rsidRPr="001112C9">
          <w:rPr>
            <w:color w:val="1155CC"/>
            <w:sz w:val="20"/>
            <w:szCs w:val="20"/>
            <w:u w:val="single"/>
          </w:rPr>
          <w:t>sunbucks.dc.gov</w:t>
        </w:r>
      </w:hyperlink>
      <w:r w:rsidRPr="001112C9">
        <w:rPr>
          <w:rFonts w:ascii="Arial Unicode MS" w:eastAsia="Arial Unicode MS" w:hAnsi="Arial Unicode MS" w:cs="Arial Unicode MS"/>
          <w:sz w:val="20"/>
          <w:szCs w:val="20"/>
        </w:rPr>
        <w:t>를 방문하시기 바랍니다.</w:t>
      </w:r>
      <w:r w:rsidRPr="001112C9">
        <w:rPr>
          <w:sz w:val="20"/>
          <w:szCs w:val="20"/>
        </w:rPr>
        <w:br/>
      </w:r>
      <w:r w:rsidRPr="001112C9">
        <w:rPr>
          <w:rFonts w:ascii="Arial Unicode MS" w:eastAsia="Arial Unicode MS" w:hAnsi="Arial Unicode MS" w:cs="Arial Unicode MS"/>
          <w:sz w:val="20"/>
          <w:szCs w:val="20"/>
        </w:rPr>
        <w:t xml:space="preserve">如果您需要帮助理解本通知内容，请访问 </w:t>
      </w:r>
      <w:hyperlink r:id="rId22">
        <w:r w:rsidRPr="001112C9">
          <w:rPr>
            <w:color w:val="1155CC"/>
            <w:sz w:val="20"/>
            <w:szCs w:val="20"/>
            <w:u w:val="single"/>
          </w:rPr>
          <w:t>sunbucks.dc.gov</w:t>
        </w:r>
        <w:r w:rsidRPr="001112C9">
          <w:rPr>
            <w:sz w:val="20"/>
            <w:szCs w:val="20"/>
          </w:rPr>
          <w:br/>
        </w:r>
      </w:hyperlink>
      <w:r w:rsidRPr="001112C9">
        <w:rPr>
          <w:sz w:val="20"/>
          <w:szCs w:val="20"/>
        </w:rPr>
        <w:t xml:space="preserve">Nếu quý vị cần được trợ giúp để hiểu thông báo này, vui lòng truy cập </w:t>
      </w:r>
      <w:hyperlink r:id="rId23">
        <w:r w:rsidRPr="001112C9">
          <w:rPr>
            <w:color w:val="1155CC"/>
            <w:sz w:val="20"/>
            <w:szCs w:val="20"/>
            <w:u w:val="single"/>
          </w:rPr>
          <w:t>sunbucks.dc.gov</w:t>
        </w:r>
      </w:hyperlink>
    </w:p>
    <w:p w14:paraId="67A66FA1" w14:textId="77777777" w:rsidR="009E2101" w:rsidRDefault="356BC9CB" w:rsidP="009E2101">
      <w:pPr>
        <w:spacing w:line="240" w:lineRule="auto"/>
        <w:ind w:right="135"/>
        <w:rPr>
          <w:ins w:id="164" w:author="Walker, Laura (DHS-Contractor)" w:date="2026-04-14T11:40:00Z" w16du:dateUtc="2026-04-14T15:40:00Z"/>
          <w:b/>
          <w:bCs/>
          <w:sz w:val="20"/>
          <w:szCs w:val="20"/>
          <w:lang w:val="es-ES"/>
        </w:rPr>
      </w:pPr>
      <w:r>
        <w:br/>
      </w:r>
      <w:r>
        <w:br/>
      </w:r>
      <w:ins w:id="165" w:author="Walker, Laura (DHS-Contractor)" w:date="2026-04-14T11:40:00Z" w16du:dateUtc="2026-04-14T15:40:00Z">
        <w:r w:rsidR="009E2101" w:rsidRPr="00234193">
          <w:rPr>
            <w:b/>
            <w:bCs/>
            <w:sz w:val="20"/>
            <w:szCs w:val="20"/>
            <w:lang w:val="es-ES"/>
          </w:rPr>
          <w:t xml:space="preserve">DERECHOS DE APELACIÓN DE </w:t>
        </w:r>
        <w:r w:rsidR="009E2101">
          <w:rPr>
            <w:b/>
            <w:bCs/>
            <w:sz w:val="20"/>
            <w:szCs w:val="20"/>
            <w:lang w:val="es-ES"/>
          </w:rPr>
          <w:t xml:space="preserve">DC </w:t>
        </w:r>
        <w:r w:rsidR="009E2101" w:rsidRPr="00234193">
          <w:rPr>
            <w:b/>
            <w:bCs/>
            <w:sz w:val="20"/>
            <w:szCs w:val="20"/>
            <w:lang w:val="es-ES"/>
          </w:rPr>
          <w:t>SUN BUCKS (SUMMER EBT)</w:t>
        </w:r>
      </w:ins>
    </w:p>
    <w:p w14:paraId="77155591" w14:textId="77777777" w:rsidR="009E2101" w:rsidRPr="00234193" w:rsidRDefault="009E2101" w:rsidP="009E2101">
      <w:pPr>
        <w:spacing w:line="240" w:lineRule="auto"/>
        <w:ind w:right="135"/>
        <w:rPr>
          <w:ins w:id="166" w:author="Walker, Laura (DHS-Contractor)" w:date="2026-04-14T11:40:00Z" w16du:dateUtc="2026-04-14T15:40:00Z"/>
          <w:b/>
          <w:bCs/>
          <w:sz w:val="20"/>
          <w:szCs w:val="20"/>
          <w:lang w:val="es-ES"/>
        </w:rPr>
      </w:pPr>
    </w:p>
    <w:p w14:paraId="088092F7" w14:textId="77777777" w:rsidR="009E2101" w:rsidRPr="00234193" w:rsidRDefault="009E2101" w:rsidP="009E2101">
      <w:pPr>
        <w:spacing w:line="240" w:lineRule="auto"/>
        <w:ind w:right="135"/>
        <w:rPr>
          <w:ins w:id="167" w:author="Walker, Laura (DHS-Contractor)" w:date="2026-04-14T11:40:00Z" w16du:dateUtc="2026-04-14T15:40:00Z"/>
          <w:sz w:val="20"/>
          <w:szCs w:val="20"/>
          <w:lang w:val="es-ES"/>
        </w:rPr>
      </w:pPr>
      <w:ins w:id="168" w:author="Walker, Laura (DHS-Contractor)" w:date="2026-04-14T11:40:00Z" w16du:dateUtc="2026-04-14T15:40:00Z">
        <w:r w:rsidRPr="00234193">
          <w:rPr>
            <w:sz w:val="20"/>
            <w:szCs w:val="20"/>
            <w:lang w:val="es-ES"/>
          </w:rPr>
          <w:t xml:space="preserve">Si no está de acuerdo con nuestra decisión sobre sus beneficios de </w:t>
        </w:r>
        <w:r>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w:t>
        </w:r>
        <w:r w:rsidRPr="00234193">
          <w:rPr>
            <w:sz w:val="20"/>
            <w:szCs w:val="20"/>
            <w:lang w:val="es-ES"/>
          </w:rPr>
          <w:lastRenderedPageBreak/>
          <w:t xml:space="preserve">con nuestra decisión. Es posible que tenga derecho a recibir beneficios retroactivos por </w:t>
        </w:r>
        <w:r>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ins>
    </w:p>
    <w:p w14:paraId="4792C7CD" w14:textId="77777777" w:rsidR="009E2101" w:rsidRPr="00234193" w:rsidRDefault="009E2101" w:rsidP="009E2101">
      <w:pPr>
        <w:spacing w:line="240" w:lineRule="auto"/>
        <w:ind w:right="135"/>
        <w:rPr>
          <w:ins w:id="169" w:author="Walker, Laura (DHS-Contractor)" w:date="2026-04-14T11:40:00Z" w16du:dateUtc="2026-04-14T15:40:00Z"/>
          <w:sz w:val="20"/>
          <w:szCs w:val="20"/>
        </w:rPr>
      </w:pPr>
    </w:p>
    <w:p w14:paraId="6507D48B" w14:textId="77777777" w:rsidR="009E2101" w:rsidRPr="00234193" w:rsidRDefault="009E2101" w:rsidP="009E2101">
      <w:pPr>
        <w:spacing w:line="240" w:lineRule="auto"/>
        <w:ind w:right="135"/>
        <w:rPr>
          <w:ins w:id="170" w:author="Walker, Laura (DHS-Contractor)" w:date="2026-04-14T11:40:00Z" w16du:dateUtc="2026-04-14T15:40:00Z"/>
          <w:b/>
          <w:bCs/>
          <w:sz w:val="20"/>
          <w:szCs w:val="20"/>
          <w:lang w:val="es-ES"/>
        </w:rPr>
      </w:pPr>
      <w:ins w:id="171" w:author="Walker, Laura (DHS-Contractor)" w:date="2026-04-14T11:40:00Z" w16du:dateUtc="2026-04-14T15:40:00Z">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ins>
    </w:p>
    <w:p w14:paraId="7871C6DD" w14:textId="77777777" w:rsidR="009E2101" w:rsidRPr="00234193" w:rsidRDefault="009E2101" w:rsidP="009E2101">
      <w:pPr>
        <w:spacing w:line="240" w:lineRule="auto"/>
        <w:ind w:right="135"/>
        <w:rPr>
          <w:ins w:id="172" w:author="Walker, Laura (DHS-Contractor)" w:date="2026-04-14T11:40:00Z" w16du:dateUtc="2026-04-14T15:40:00Z"/>
          <w:sz w:val="20"/>
          <w:szCs w:val="20"/>
        </w:rPr>
      </w:pPr>
    </w:p>
    <w:p w14:paraId="3FE6FB7B" w14:textId="77777777" w:rsidR="009E2101" w:rsidRPr="00234193" w:rsidRDefault="009E2101" w:rsidP="009E2101">
      <w:pPr>
        <w:spacing w:line="240" w:lineRule="auto"/>
        <w:ind w:right="135"/>
        <w:rPr>
          <w:ins w:id="173" w:author="Walker, Laura (DHS-Contractor)" w:date="2026-04-14T11:40:00Z" w16du:dateUtc="2026-04-14T15:40:00Z"/>
          <w:b/>
          <w:bCs/>
          <w:sz w:val="20"/>
          <w:szCs w:val="20"/>
          <w:lang w:val="es-ES"/>
        </w:rPr>
      </w:pPr>
      <w:ins w:id="174" w:author="Walker, Laura (DHS-Contractor)" w:date="2026-04-14T11:40:00Z" w16du:dateUtc="2026-04-14T15:40:00Z">
        <w:r w:rsidRPr="00234193">
          <w:rPr>
            <w:b/>
            <w:bCs/>
            <w:sz w:val="20"/>
            <w:szCs w:val="20"/>
            <w:lang w:val="es-ES"/>
          </w:rPr>
          <w:t>Cómo solicitar una apelación</w:t>
        </w:r>
      </w:ins>
    </w:p>
    <w:p w14:paraId="1B4A6671" w14:textId="77777777" w:rsidR="009E2101" w:rsidRPr="00234193" w:rsidRDefault="009E2101" w:rsidP="009E2101">
      <w:pPr>
        <w:spacing w:line="240" w:lineRule="auto"/>
        <w:ind w:right="135"/>
        <w:rPr>
          <w:ins w:id="175" w:author="Walker, Laura (DHS-Contractor)" w:date="2026-04-14T11:40:00Z" w16du:dateUtc="2026-04-14T15:40:00Z"/>
          <w:sz w:val="20"/>
          <w:szCs w:val="20"/>
        </w:rPr>
      </w:pPr>
      <w:ins w:id="176" w:author="Walker, Laura (DHS-Contractor)" w:date="2026-04-14T11:40:00Z" w16du:dateUtc="2026-04-14T15:40:00Z">
        <w:r w:rsidRPr="00234193">
          <w:rPr>
            <w:sz w:val="20"/>
            <w:szCs w:val="20"/>
          </w:rPr>
          <w:t xml:space="preserve">Puede apelar a través de cualquiera de los siguientes métodos: </w:t>
        </w:r>
      </w:ins>
    </w:p>
    <w:p w14:paraId="1048BED7" w14:textId="77777777" w:rsidR="009E2101" w:rsidRPr="00234193" w:rsidRDefault="009E2101" w:rsidP="009E2101">
      <w:pPr>
        <w:numPr>
          <w:ilvl w:val="0"/>
          <w:numId w:val="14"/>
        </w:numPr>
        <w:spacing w:line="240" w:lineRule="auto"/>
        <w:ind w:right="135"/>
        <w:rPr>
          <w:ins w:id="177" w:author="Walker, Laura (DHS-Contractor)" w:date="2026-04-14T11:40:00Z" w16du:dateUtc="2026-04-14T15:40:00Z"/>
          <w:sz w:val="20"/>
          <w:szCs w:val="20"/>
          <w:lang w:val="en-US"/>
        </w:rPr>
      </w:pPr>
      <w:ins w:id="178" w:author="Walker, Laura (DHS-Contractor)" w:date="2026-04-14T11:40:00Z" w16du:dateUtc="2026-04-14T15:40:00Z">
        <w:r w:rsidRPr="00234193">
          <w:rPr>
            <w:sz w:val="20"/>
            <w:szCs w:val="20"/>
            <w:lang w:val="es-ES"/>
          </w:rPr>
          <w:t xml:space="preserve">Llamar al centro de atención telefónica de DC SUN Bucks al </w:t>
        </w:r>
        <w:r w:rsidRPr="00234193">
          <w:rPr>
            <w:sz w:val="20"/>
            <w:szCs w:val="20"/>
            <w:lang w:val="en-US"/>
          </w:rPr>
          <w:t xml:space="preserve">(844) 811-SEBT(7328), </w:t>
        </w:r>
        <w:r w:rsidRPr="00234193">
          <w:rPr>
            <w:sz w:val="20"/>
            <w:szCs w:val="20"/>
          </w:rPr>
          <w:t xml:space="preserve">TTY/TDD: </w:t>
        </w:r>
        <w:r w:rsidRPr="00234193">
          <w:rPr>
            <w:sz w:val="20"/>
            <w:szCs w:val="20"/>
            <w:lang w:val="en-US"/>
          </w:rPr>
          <w:t>711, durante su temporada operative.</w:t>
        </w:r>
      </w:ins>
    </w:p>
    <w:p w14:paraId="51CE0403" w14:textId="77777777" w:rsidR="009E2101" w:rsidRPr="00234193" w:rsidRDefault="009E2101" w:rsidP="009E2101">
      <w:pPr>
        <w:numPr>
          <w:ilvl w:val="0"/>
          <w:numId w:val="14"/>
        </w:numPr>
        <w:spacing w:line="240" w:lineRule="auto"/>
        <w:ind w:right="135"/>
        <w:rPr>
          <w:ins w:id="179" w:author="Walker, Laura (DHS-Contractor)" w:date="2026-04-14T11:40:00Z" w16du:dateUtc="2026-04-14T15:40:00Z"/>
          <w:sz w:val="20"/>
          <w:szCs w:val="20"/>
          <w:lang w:val="en-US"/>
        </w:rPr>
      </w:pPr>
      <w:ins w:id="180" w:author="Walker, Laura (DHS-Contractor)" w:date="2026-04-14T11:40:00Z" w16du:dateUtc="2026-04-14T15:40:00Z">
        <w:r w:rsidRPr="00234193">
          <w:rPr>
            <w:sz w:val="20"/>
            <w:szCs w:val="20"/>
            <w:lang w:val="en-US"/>
          </w:rPr>
          <w:t>Completar un formulario de solicitud de audiencia y enviarlo por fax al (202) 724-2041, TTY/TDD: 711, o por correo electrónico a DC.OARA@DC.GOV</w:t>
        </w:r>
      </w:ins>
    </w:p>
    <w:p w14:paraId="677CD2FC" w14:textId="77777777" w:rsidR="009E2101" w:rsidRPr="00234193" w:rsidRDefault="009E2101" w:rsidP="009E2101">
      <w:pPr>
        <w:numPr>
          <w:ilvl w:val="0"/>
          <w:numId w:val="14"/>
        </w:numPr>
        <w:spacing w:line="240" w:lineRule="auto"/>
        <w:ind w:right="135"/>
        <w:rPr>
          <w:ins w:id="181" w:author="Walker, Laura (DHS-Contractor)" w:date="2026-04-14T11:40:00Z" w16du:dateUtc="2026-04-14T15:40:00Z"/>
          <w:sz w:val="20"/>
          <w:szCs w:val="20"/>
          <w:lang w:val="en-US"/>
        </w:rPr>
      </w:pPr>
      <w:ins w:id="182" w:author="Walker, Laura (DHS-Contractor)" w:date="2026-04-14T11:40:00Z" w16du:dateUtc="2026-04-14T15:40:00Z">
        <w:r w:rsidRPr="00234193">
          <w:rPr>
            <w:sz w:val="20"/>
            <w:szCs w:val="20"/>
            <w:lang w:val="en-US"/>
          </w:rPr>
          <w:t>Ir al centro de recursos de la Oficina de Audiencias Administrativas, ubicado en 441 4th Street NW, Suite 450-North, Washington, DC 20001 y completar un formulario de Solicitud de audiencia sobre beneficios del Departamento de Servicios Humanos (DHS) del Distrito de Columbia ("Distrito" o "DC").</w:t>
        </w:r>
      </w:ins>
    </w:p>
    <w:p w14:paraId="3AB6FCF7" w14:textId="77777777" w:rsidR="009E2101" w:rsidRPr="00234193" w:rsidRDefault="009E2101" w:rsidP="009E2101">
      <w:pPr>
        <w:numPr>
          <w:ilvl w:val="0"/>
          <w:numId w:val="14"/>
        </w:numPr>
        <w:spacing w:line="240" w:lineRule="auto"/>
        <w:ind w:right="135"/>
        <w:rPr>
          <w:ins w:id="183" w:author="Walker, Laura (DHS-Contractor)" w:date="2026-04-14T11:40:00Z" w16du:dateUtc="2026-04-14T15:40:00Z"/>
          <w:sz w:val="20"/>
          <w:szCs w:val="20"/>
          <w:lang w:val="en-US"/>
        </w:rPr>
      </w:pPr>
      <w:ins w:id="184" w:author="Walker, Laura (DHS-Contractor)" w:date="2026-04-14T11:40:00Z" w16du:dateUtc="2026-04-14T15:40:00Z">
        <w:r w:rsidRPr="00234193">
          <w:rPr>
            <w:sz w:val="20"/>
            <w:szCs w:val="20"/>
            <w:lang w:val="en-US"/>
          </w:rPr>
          <w:t>Al hacer que un representante solicite una audiencia para usted. Si su representante no es abogado, deberá presentar una autorización escrita firmada por usted donde autoriza que le represente.</w:t>
        </w:r>
      </w:ins>
    </w:p>
    <w:p w14:paraId="19136D65" w14:textId="77777777" w:rsidR="009E2101" w:rsidRPr="00234193" w:rsidRDefault="009E2101" w:rsidP="009E2101">
      <w:pPr>
        <w:spacing w:line="240" w:lineRule="auto"/>
        <w:ind w:right="135"/>
        <w:rPr>
          <w:ins w:id="185" w:author="Walker, Laura (DHS-Contractor)" w:date="2026-04-14T11:40:00Z" w16du:dateUtc="2026-04-14T15:40:00Z"/>
          <w:sz w:val="20"/>
          <w:szCs w:val="20"/>
        </w:rPr>
      </w:pPr>
    </w:p>
    <w:p w14:paraId="1958711E" w14:textId="77777777" w:rsidR="009E2101" w:rsidRPr="00234193" w:rsidRDefault="009E2101" w:rsidP="009E2101">
      <w:pPr>
        <w:spacing w:line="240" w:lineRule="auto"/>
        <w:ind w:right="135"/>
        <w:rPr>
          <w:ins w:id="186" w:author="Walker, Laura (DHS-Contractor)" w:date="2026-04-14T11:40:00Z" w16du:dateUtc="2026-04-14T15:40:00Z"/>
          <w:b/>
          <w:bCs/>
          <w:sz w:val="20"/>
          <w:szCs w:val="20"/>
        </w:rPr>
      </w:pPr>
      <w:ins w:id="187" w:author="Walker, Laura (DHS-Contractor)" w:date="2026-04-14T11:40:00Z" w16du:dateUtc="2026-04-14T15:40:00Z">
        <w:r w:rsidRPr="00234193">
          <w:rPr>
            <w:b/>
            <w:bCs/>
            <w:sz w:val="20"/>
            <w:szCs w:val="20"/>
          </w:rPr>
          <w:t>¿Qué sucede cuando se apela?</w:t>
        </w:r>
      </w:ins>
    </w:p>
    <w:p w14:paraId="70F852EE" w14:textId="77777777" w:rsidR="009E2101" w:rsidRPr="00234193" w:rsidRDefault="009E2101" w:rsidP="009E2101">
      <w:pPr>
        <w:numPr>
          <w:ilvl w:val="0"/>
          <w:numId w:val="13"/>
        </w:numPr>
        <w:spacing w:line="240" w:lineRule="auto"/>
        <w:ind w:right="135"/>
        <w:rPr>
          <w:ins w:id="188" w:author="Walker, Laura (DHS-Contractor)" w:date="2026-04-14T11:40:00Z" w16du:dateUtc="2026-04-14T15:40:00Z"/>
          <w:sz w:val="20"/>
          <w:szCs w:val="20"/>
          <w:lang w:val="en-US"/>
        </w:rPr>
      </w:pPr>
      <w:ins w:id="189" w:author="Walker, Laura (DHS-Contractor)" w:date="2026-04-14T11:40:00Z" w16du:dateUtc="2026-04-14T15:40:00Z">
        <w:r w:rsidRPr="00234193">
          <w:rPr>
            <w:sz w:val="20"/>
            <w:szCs w:val="20"/>
            <w:lang w:val="en-US"/>
          </w:rPr>
          <w:t xml:space="preserve">Reconsideración administrativa: Una vez que se reciba su apelación, se le programará una conferencia de reconsideración administrativa en la Oficina de Reconsideración Administrativa y Apelaciones (OARA). Se trata de una reunión voluntaria con un examinador de audiencias del Departamento de Servicios Humanos del Distrito de Columbia para identificar y discutir sus preocupaciones. </w:t>
        </w:r>
      </w:ins>
    </w:p>
    <w:p w14:paraId="019255CC" w14:textId="77777777" w:rsidR="009E2101" w:rsidRPr="00234193" w:rsidRDefault="009E2101" w:rsidP="009E2101">
      <w:pPr>
        <w:numPr>
          <w:ilvl w:val="0"/>
          <w:numId w:val="13"/>
        </w:numPr>
        <w:spacing w:line="240" w:lineRule="auto"/>
        <w:ind w:right="135"/>
        <w:rPr>
          <w:ins w:id="190" w:author="Walker, Laura (DHS-Contractor)" w:date="2026-04-14T11:40:00Z" w16du:dateUtc="2026-04-14T15:40:00Z"/>
          <w:sz w:val="20"/>
          <w:szCs w:val="20"/>
          <w:lang w:val="en-US"/>
        </w:rPr>
      </w:pPr>
      <w:ins w:id="191" w:author="Walker, Laura (DHS-Contractor)" w:date="2026-04-14T11:40:00Z" w16du:dateUtc="2026-04-14T15:40:00Z">
        <w:r w:rsidRPr="00234193">
          <w:rPr>
            <w:sz w:val="20"/>
            <w:szCs w:val="20"/>
            <w:lang w:val="en-US"/>
          </w:rPr>
          <w:t>Esta reunión no retrasará ni reemplazará el proceso de audiencia imparcial. Puede traer su propio representante si decide tener uno. Su representante puede ser un abogado, aunque no es necesario que lo sea, y no puede ser un empleado del Distrito. En la reunión, su representante actuará únicamente en calidad de asesor.</w:t>
        </w:r>
      </w:ins>
    </w:p>
    <w:p w14:paraId="65F224C9" w14:textId="77777777" w:rsidR="009E2101" w:rsidRPr="00234193" w:rsidRDefault="009E2101" w:rsidP="009E2101">
      <w:pPr>
        <w:numPr>
          <w:ilvl w:val="0"/>
          <w:numId w:val="13"/>
        </w:numPr>
        <w:spacing w:line="240" w:lineRule="auto"/>
        <w:ind w:right="135"/>
        <w:rPr>
          <w:ins w:id="192" w:author="Walker, Laura (DHS-Contractor)" w:date="2026-04-14T11:40:00Z" w16du:dateUtc="2026-04-14T15:40:00Z"/>
          <w:sz w:val="20"/>
          <w:szCs w:val="20"/>
          <w:lang w:val="en-US"/>
        </w:rPr>
      </w:pPr>
      <w:ins w:id="193" w:author="Walker, Laura (DHS-Contractor)" w:date="2026-04-14T11:40:00Z" w16du:dateUtc="2026-04-14T15:40:00Z">
        <w:r w:rsidRPr="00234193">
          <w:rPr>
            <w:sz w:val="20"/>
            <w:szCs w:val="20"/>
            <w:lang w:val="en-US"/>
          </w:rPr>
          <w:t>Tiene derecho a examinar cualquier documento y registro que se presente para respaldar la decisión apelada antes de una audiencia imparcial o durante esta.</w:t>
        </w:r>
      </w:ins>
    </w:p>
    <w:p w14:paraId="157A1D46" w14:textId="77777777" w:rsidR="009E2101" w:rsidRPr="00234193" w:rsidRDefault="009E2101" w:rsidP="009E2101">
      <w:pPr>
        <w:numPr>
          <w:ilvl w:val="0"/>
          <w:numId w:val="13"/>
        </w:numPr>
        <w:spacing w:line="240" w:lineRule="auto"/>
        <w:ind w:right="135"/>
        <w:rPr>
          <w:ins w:id="194" w:author="Walker, Laura (DHS-Contractor)" w:date="2026-04-14T11:40:00Z" w16du:dateUtc="2026-04-14T15:40:00Z"/>
          <w:sz w:val="20"/>
          <w:szCs w:val="20"/>
          <w:lang w:val="en-US"/>
        </w:rPr>
      </w:pPr>
      <w:ins w:id="195" w:author="Walker, Laura (DHS-Contractor)" w:date="2026-04-14T11:40:00Z" w16du:dateUtc="2026-04-14T15:40:00Z">
        <w:r w:rsidRPr="00234193">
          <w:rPr>
            <w:sz w:val="20"/>
            <w:szCs w:val="20"/>
            <w:lang w:val="en-US"/>
          </w:rPr>
          <w:t>Traiga los documentos relacionados con su caso a la conferencia. Esto ayudará al examinador de audiencias a identificar y comprender sus inquietudes. Después de la conferencia, el examinador de audiencias revisará su caso y tratará de resolver sus problemas. Recibirá una decisión por escrito del examinador de audiencias con respecto a los asuntos de su caso, incluido un resumen de los hechos. Si está de acuerdo con la decisión escrita y escribe una declaración de que desea retirar su solicitud de audiencia, su solicitud de audiencia imparcial se considerará formalmente retirada. Si no está de acuerdo con la decisión escrita del examinador de audiencias, su apelación continúa hasta una audiencia imparcial.</w:t>
        </w:r>
      </w:ins>
    </w:p>
    <w:p w14:paraId="08C1B4BD" w14:textId="77777777" w:rsidR="009E2101" w:rsidRPr="00234193" w:rsidRDefault="009E2101" w:rsidP="009E2101">
      <w:pPr>
        <w:numPr>
          <w:ilvl w:val="0"/>
          <w:numId w:val="13"/>
        </w:numPr>
        <w:spacing w:line="240" w:lineRule="auto"/>
        <w:ind w:right="135"/>
        <w:rPr>
          <w:ins w:id="196" w:author="Walker, Laura (DHS-Contractor)" w:date="2026-04-14T11:40:00Z" w16du:dateUtc="2026-04-14T15:40:00Z"/>
          <w:sz w:val="20"/>
          <w:szCs w:val="20"/>
          <w:lang w:val="en-US"/>
        </w:rPr>
      </w:pPr>
      <w:ins w:id="197" w:author="Walker, Laura (DHS-Contractor)" w:date="2026-04-14T11:40:00Z" w16du:dateUtc="2026-04-14T15:40:00Z">
        <w:r w:rsidRPr="00234193">
          <w:rPr>
            <w:sz w:val="20"/>
            <w:szCs w:val="20"/>
            <w:lang w:val="en-US"/>
          </w:rPr>
          <w:t xml:space="preserve">Si decide no asistir a la reconsideración administrativa, la conferencia no se llevará a cabo y su caso continuará en una audiencia imparcial ante un juez de derecho administrativo que no sea empleado del programa SUN Bucks. La audiencia imparcial se llevará a cabo en la Oficina de Audiencias Administrativas (OAH) del DC en 441 4th Street NW, Suite 450-North, Washington, DC 20001. La OAH se comunicará con usted y le dirá cuándo y dónde se llevará a cabo la audiencia imparcial. La OAH le enviará un aviso de programación. Esa notificación le indicará cuándo tendrá lugar su audiencia imparcial. </w:t>
        </w:r>
      </w:ins>
    </w:p>
    <w:p w14:paraId="0A3F73E1" w14:textId="77777777" w:rsidR="009E2101" w:rsidRPr="00234193" w:rsidRDefault="009E2101" w:rsidP="009E2101">
      <w:pPr>
        <w:numPr>
          <w:ilvl w:val="0"/>
          <w:numId w:val="13"/>
        </w:numPr>
        <w:spacing w:line="240" w:lineRule="auto"/>
        <w:ind w:right="135"/>
        <w:rPr>
          <w:ins w:id="198" w:author="Walker, Laura (DHS-Contractor)" w:date="2026-04-14T11:40:00Z" w16du:dateUtc="2026-04-14T15:40:00Z"/>
          <w:sz w:val="20"/>
          <w:szCs w:val="20"/>
        </w:rPr>
      </w:pPr>
      <w:ins w:id="199" w:author="Walker, Laura (DHS-Contractor)" w:date="2026-04-14T11:40:00Z" w16du:dateUtc="2026-04-14T15:40:00Z">
        <w:r w:rsidRPr="00234193">
          <w:rPr>
            <w:sz w:val="20"/>
            <w:szCs w:val="20"/>
            <w:lang w:val="en-US"/>
          </w:rPr>
          <w:t xml:space="preserve">En la audiencia imparcial, usted puede testificar, hacer que otros testifiquen por usted y presentar documentos. En la audiencia, los representantes de la agencia del DC también podrán hacerle preguntas a usted o a otras personas que testifiquen. A los representantes de la agencia del DC se les permitirá presentar testimonios y documentos. Podrá hacer preguntas al representante de la agencia del DC si lo desea. Por último, el juez de derecho administrativo tomará una decisión por escrito, una orden final, después de la finalización de la audiencia </w:t>
        </w:r>
        <w:r w:rsidRPr="00234193">
          <w:rPr>
            <w:sz w:val="20"/>
            <w:szCs w:val="20"/>
            <w:lang w:val="en-US"/>
          </w:rPr>
          <w:lastRenderedPageBreak/>
          <w:t>imparcial, y se la enviará. Esa decisión también le dirá lo que puede hacer si no está de acuerdo con la orden final.</w:t>
        </w:r>
      </w:ins>
    </w:p>
    <w:p w14:paraId="3F4D4193" w14:textId="77777777" w:rsidR="009E2101" w:rsidRPr="00234193" w:rsidRDefault="009E2101" w:rsidP="009E2101">
      <w:pPr>
        <w:spacing w:line="240" w:lineRule="auto"/>
        <w:ind w:right="135"/>
        <w:rPr>
          <w:ins w:id="200" w:author="Walker, Laura (DHS-Contractor)" w:date="2026-04-14T11:40:00Z" w16du:dateUtc="2026-04-14T15:40:00Z"/>
          <w:sz w:val="20"/>
          <w:szCs w:val="20"/>
        </w:rPr>
      </w:pPr>
    </w:p>
    <w:p w14:paraId="11D97F25" w14:textId="77777777" w:rsidR="009E2101" w:rsidRPr="00234193" w:rsidRDefault="009E2101" w:rsidP="009E2101">
      <w:pPr>
        <w:spacing w:line="240" w:lineRule="auto"/>
        <w:ind w:right="135"/>
        <w:rPr>
          <w:ins w:id="201" w:author="Walker, Laura (DHS-Contractor)" w:date="2026-04-14T11:40:00Z" w16du:dateUtc="2026-04-14T15:40:00Z"/>
          <w:sz w:val="20"/>
          <w:szCs w:val="20"/>
        </w:rPr>
      </w:pPr>
      <w:ins w:id="202" w:author="Walker, Laura (DHS-Contractor)" w:date="2026-04-14T11:40:00Z" w16du:dateUtc="2026-04-14T15:40:00Z">
        <w:r w:rsidRPr="00234193">
          <w:rPr>
            <w:sz w:val="20"/>
            <w:szCs w:val="20"/>
          </w:rPr>
          <w:t>Cualquier decisión de la OARA o de la OAH sobre su elegibilidad para los beneficios también podría cambiar la elegibilidad de otras personas en su grupo familiar.</w:t>
        </w:r>
      </w:ins>
    </w:p>
    <w:p w14:paraId="5FEF60A4" w14:textId="77777777" w:rsidR="009E2101" w:rsidRDefault="009E2101" w:rsidP="009E2101">
      <w:pPr>
        <w:spacing w:line="240" w:lineRule="auto"/>
        <w:ind w:right="135"/>
        <w:rPr>
          <w:ins w:id="203" w:author="Walker, Laura (DHS-Contractor)" w:date="2026-04-14T11:40:00Z" w16du:dateUtc="2026-04-14T15:40:00Z"/>
          <w:sz w:val="20"/>
          <w:szCs w:val="20"/>
        </w:rPr>
      </w:pPr>
    </w:p>
    <w:p w14:paraId="7D5B683D" w14:textId="77777777" w:rsidR="009E2101" w:rsidRDefault="009E2101" w:rsidP="009E2101">
      <w:pPr>
        <w:spacing w:line="252" w:lineRule="auto"/>
        <w:rPr>
          <w:ins w:id="204" w:author="Walker, Laura (DHS-Contractor)" w:date="2026-04-14T11:40:00Z" w16du:dateUtc="2026-04-14T15:40:00Z"/>
          <w:rFonts w:eastAsiaTheme="minorEastAsia" w:cs="Calibri"/>
          <w:sz w:val="20"/>
          <w:szCs w:val="20"/>
          <w:lang w:val="en-US"/>
        </w:rPr>
      </w:pPr>
      <w:ins w:id="205" w:author="Walker, Laura (DHS-Contractor)" w:date="2026-04-14T11:40:00Z" w16du:dateUtc="2026-04-14T15:40:00Z">
        <w:r w:rsidRPr="00534E13">
          <w:rPr>
            <w:rFonts w:eastAsia="Cambria" w:cs="Calibri"/>
            <w:b/>
            <w:color w:val="000000" w:themeColor="text1"/>
            <w:sz w:val="20"/>
            <w:szCs w:val="20"/>
            <w:lang w:val="en-US"/>
          </w:rPr>
          <w:t xml:space="preserve">Declaración de No Discriminación: </w:t>
        </w:r>
        <w:r w:rsidRPr="00534E13">
          <w:rPr>
            <w:rFonts w:eastAsiaTheme="minorEastAsia" w:cs="Calibri"/>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ins>
    </w:p>
    <w:p w14:paraId="36BAE53F" w14:textId="77777777" w:rsidR="009E2101" w:rsidRPr="00534E13" w:rsidRDefault="009E2101" w:rsidP="009E2101">
      <w:pPr>
        <w:spacing w:line="252" w:lineRule="auto"/>
        <w:rPr>
          <w:ins w:id="206" w:author="Walker, Laura (DHS-Contractor)" w:date="2026-04-14T11:40:00Z" w16du:dateUtc="2026-04-14T15:40:00Z"/>
          <w:rFonts w:eastAsiaTheme="minorEastAsia" w:cs="Calibri"/>
          <w:sz w:val="20"/>
          <w:szCs w:val="20"/>
          <w:lang w:val="en-US"/>
        </w:rPr>
      </w:pPr>
    </w:p>
    <w:p w14:paraId="3AF969BE" w14:textId="77777777" w:rsidR="009E2101" w:rsidRDefault="009E2101" w:rsidP="009E2101">
      <w:pPr>
        <w:spacing w:line="252" w:lineRule="auto"/>
        <w:rPr>
          <w:ins w:id="207" w:author="Walker, Laura (DHS-Contractor)" w:date="2026-04-14T11:40:00Z" w16du:dateUtc="2026-04-14T15:40:00Z"/>
          <w:rFonts w:eastAsiaTheme="minorEastAsia" w:cs="Calibri"/>
          <w:sz w:val="20"/>
          <w:szCs w:val="20"/>
          <w:lang w:val="en-US"/>
        </w:rPr>
      </w:pPr>
      <w:ins w:id="208" w:author="Walker, Laura (DHS-Contractor)" w:date="2026-04-14T11:40:00Z" w16du:dateUtc="2026-04-14T15:40:00Z">
        <w:r w:rsidRPr="00534E13">
          <w:rPr>
            <w:rFonts w:eastAsiaTheme="minorEastAsia" w:cs="Calibri"/>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ins>
    </w:p>
    <w:p w14:paraId="0D5A7F49" w14:textId="77777777" w:rsidR="009E2101" w:rsidRPr="00534E13" w:rsidRDefault="009E2101" w:rsidP="009E2101">
      <w:pPr>
        <w:spacing w:line="252" w:lineRule="auto"/>
        <w:rPr>
          <w:ins w:id="209" w:author="Walker, Laura (DHS-Contractor)" w:date="2026-04-14T11:40:00Z" w16du:dateUtc="2026-04-14T15:40:00Z"/>
          <w:rFonts w:eastAsiaTheme="minorEastAsia" w:cs="Calibri"/>
          <w:sz w:val="20"/>
          <w:szCs w:val="20"/>
          <w:lang w:val="en-US"/>
        </w:rPr>
      </w:pPr>
    </w:p>
    <w:p w14:paraId="63D1BE27" w14:textId="77777777" w:rsidR="009E2101" w:rsidRDefault="009E2101" w:rsidP="009E2101">
      <w:pPr>
        <w:spacing w:line="252" w:lineRule="auto"/>
        <w:rPr>
          <w:ins w:id="210" w:author="Walker, Laura (DHS-Contractor)" w:date="2026-04-14T11:40:00Z" w16du:dateUtc="2026-04-14T15:40:00Z"/>
          <w:rFonts w:eastAsiaTheme="minorEastAsia" w:cs="Calibri"/>
          <w:sz w:val="20"/>
          <w:szCs w:val="20"/>
          <w:lang w:val="en-US"/>
        </w:rPr>
      </w:pPr>
      <w:ins w:id="211" w:author="Walker, Laura (DHS-Contractor)" w:date="2026-04-14T11:40:00Z" w16du:dateUtc="2026-04-14T15:40:00Z">
        <w:r w:rsidRPr="00534E13">
          <w:rPr>
            <w:rFonts w:eastAsiaTheme="minorEastAsia" w:cs="Calibri"/>
            <w:sz w:val="20"/>
            <w:szCs w:val="20"/>
            <w:lang w:val="en-US"/>
          </w:rPr>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r>
          <w:fldChar w:fldCharType="begin"/>
        </w:r>
        <w:r>
          <w:instrText>HYPERLINK "mailto:program.intake@usda.gov"</w:instrText>
        </w:r>
        <w:r>
          <w:fldChar w:fldCharType="separate"/>
        </w:r>
        <w:r w:rsidRPr="00534E13">
          <w:rPr>
            <w:rStyle w:val="Hyperlink"/>
            <w:rFonts w:eastAsiaTheme="minorEastAsia" w:cs="Calibri"/>
            <w:sz w:val="20"/>
            <w:szCs w:val="20"/>
            <w:lang w:val="en-US"/>
          </w:rPr>
          <w:t>program.intake@usda.gov</w:t>
        </w:r>
        <w:r>
          <w:fldChar w:fldCharType="end"/>
        </w:r>
        <w:r w:rsidRPr="00534E13">
          <w:rPr>
            <w:rFonts w:eastAsiaTheme="minorEastAsia" w:cs="Calibri"/>
            <w:sz w:val="20"/>
            <w:szCs w:val="20"/>
            <w:lang w:val="en-US"/>
          </w:rPr>
          <w:t xml:space="preserve">. </w:t>
        </w:r>
      </w:ins>
    </w:p>
    <w:p w14:paraId="0078C593" w14:textId="77777777" w:rsidR="009E2101" w:rsidRDefault="009E2101" w:rsidP="009E2101">
      <w:pPr>
        <w:spacing w:line="252" w:lineRule="auto"/>
        <w:rPr>
          <w:ins w:id="212" w:author="Walker, Laura (DHS-Contractor)" w:date="2026-04-14T11:40:00Z" w16du:dateUtc="2026-04-14T15:40:00Z"/>
          <w:rFonts w:eastAsiaTheme="minorEastAsia" w:cs="Calibri"/>
          <w:sz w:val="20"/>
          <w:szCs w:val="20"/>
          <w:lang w:val="en-US"/>
        </w:rPr>
      </w:pPr>
    </w:p>
    <w:p w14:paraId="34403EFE" w14:textId="77777777" w:rsidR="009E2101" w:rsidRDefault="009E2101" w:rsidP="009E2101">
      <w:pPr>
        <w:spacing w:line="252" w:lineRule="auto"/>
        <w:rPr>
          <w:ins w:id="213" w:author="Walker, Laura (DHS-Contractor)" w:date="2026-04-14T11:40:00Z" w16du:dateUtc="2026-04-14T15:40:00Z"/>
          <w:rFonts w:eastAsiaTheme="minorEastAsia" w:cs="Calibri"/>
          <w:sz w:val="20"/>
          <w:szCs w:val="20"/>
          <w:lang w:val="en-US"/>
        </w:rPr>
      </w:pPr>
      <w:ins w:id="214" w:author="Walker, Laura (DHS-Contractor)" w:date="2026-04-14T11:40:00Z" w16du:dateUtc="2026-04-14T15:40:00Z">
        <w:r w:rsidRPr="00534E13">
          <w:rPr>
            <w:rFonts w:eastAsiaTheme="minorEastAsia" w:cs="Calibri"/>
            <w:sz w:val="20"/>
            <w:szCs w:val="20"/>
            <w:lang w:val="en-US"/>
          </w:rPr>
          <w:t>El USDA es un proveedor, empleador y prestamista que ofrece igualdad de oportunidades.</w:t>
        </w:r>
      </w:ins>
    </w:p>
    <w:p w14:paraId="1FBD5EA8" w14:textId="77777777" w:rsidR="009E2101" w:rsidRPr="00534E13" w:rsidRDefault="009E2101" w:rsidP="009E2101">
      <w:pPr>
        <w:spacing w:line="252" w:lineRule="auto"/>
        <w:rPr>
          <w:ins w:id="215" w:author="Walker, Laura (DHS-Contractor)" w:date="2026-04-14T11:40:00Z" w16du:dateUtc="2026-04-14T15:40:00Z"/>
          <w:rFonts w:eastAsiaTheme="minorEastAsia" w:cs="Calibri"/>
          <w:sz w:val="20"/>
          <w:szCs w:val="20"/>
          <w:lang w:val="en-US"/>
        </w:rPr>
      </w:pPr>
    </w:p>
    <w:p w14:paraId="3EE523D8" w14:textId="77777777" w:rsidR="009E2101" w:rsidRPr="00265880" w:rsidRDefault="009E2101" w:rsidP="009E2101">
      <w:pPr>
        <w:spacing w:line="240" w:lineRule="auto"/>
        <w:rPr>
          <w:ins w:id="216" w:author="Walker, Laura (DHS-Contractor)" w:date="2026-04-14T11:40:00Z" w16du:dateUtc="2026-04-14T15:40:00Z"/>
          <w:b/>
          <w:sz w:val="18"/>
          <w:szCs w:val="18"/>
          <w:lang w:val="en-US"/>
        </w:rPr>
      </w:pPr>
      <w:ins w:id="217" w:author="Walker, Laura (DHS-Contractor)" w:date="2026-04-14T11:40:00Z" w16du:dateUtc="2026-04-14T15:40:00Z">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ins>
    </w:p>
    <w:p w14:paraId="779CD844" w14:textId="77777777" w:rsidR="009E2101" w:rsidRDefault="009E2101" w:rsidP="009E2101">
      <w:pPr>
        <w:spacing w:line="240" w:lineRule="auto"/>
        <w:rPr>
          <w:ins w:id="218" w:author="Walker, Laura (DHS-Contractor)" w:date="2026-04-14T11:40:00Z" w16du:dateUtc="2026-04-14T15:40:00Z"/>
          <w:sz w:val="23"/>
          <w:szCs w:val="23"/>
        </w:rPr>
      </w:pPr>
    </w:p>
    <w:p w14:paraId="5591B1A0" w14:textId="5721931A" w:rsidR="00D13CD0" w:rsidDel="009E2101" w:rsidRDefault="00746C91" w:rsidP="009E2101">
      <w:pPr>
        <w:widowControl w:val="0"/>
        <w:spacing w:line="240" w:lineRule="auto"/>
        <w:ind w:right="582"/>
        <w:rPr>
          <w:del w:id="219" w:author="Walker, Laura (DHS-Contractor)" w:date="2026-04-14T11:40:00Z" w16du:dateUtc="2026-04-14T15:40:00Z"/>
          <w:b/>
          <w:bCs/>
          <w:sz w:val="20"/>
          <w:szCs w:val="20"/>
        </w:rPr>
      </w:pPr>
      <w:del w:id="220" w:author="Walker, Laura (DHS-Contractor)" w:date="2026-04-14T11:40:00Z" w16du:dateUtc="2026-04-14T15:40:00Z">
        <w:r w:rsidDel="009E2101">
          <w:rPr>
            <w:b/>
            <w:bCs/>
            <w:sz w:val="20"/>
            <w:szCs w:val="20"/>
          </w:rPr>
          <w:delText xml:space="preserve">DC </w:delText>
        </w:r>
        <w:r w:rsidR="00D13CD0" w:rsidDel="009E2101">
          <w:rPr>
            <w:b/>
            <w:bCs/>
            <w:sz w:val="20"/>
            <w:szCs w:val="20"/>
          </w:rPr>
          <w:delText>SUN BUCKS (SUMMER EBT) APPEAL RIGHTS</w:delText>
        </w:r>
      </w:del>
    </w:p>
    <w:p w14:paraId="51582BAE" w14:textId="7A2B1739" w:rsidR="00D13CD0" w:rsidDel="009E2101" w:rsidRDefault="00D13CD0" w:rsidP="009E2101">
      <w:pPr>
        <w:widowControl w:val="0"/>
        <w:spacing w:line="240" w:lineRule="auto"/>
        <w:ind w:right="582"/>
        <w:rPr>
          <w:del w:id="221" w:author="Walker, Laura (DHS-Contractor)" w:date="2026-04-14T11:40:00Z" w16du:dateUtc="2026-04-14T15:40:00Z"/>
          <w:b/>
          <w:bCs/>
          <w:sz w:val="20"/>
          <w:szCs w:val="20"/>
        </w:rPr>
      </w:pPr>
    </w:p>
    <w:p w14:paraId="3E9082E9" w14:textId="47A8CED3" w:rsidR="00D13CD0" w:rsidDel="009E2101" w:rsidRDefault="00D13CD0" w:rsidP="009E2101">
      <w:pPr>
        <w:widowControl w:val="0"/>
        <w:spacing w:line="240" w:lineRule="auto"/>
        <w:ind w:right="582"/>
        <w:rPr>
          <w:del w:id="222" w:author="Walker, Laura (DHS-Contractor)" w:date="2026-04-14T11:40:00Z" w16du:dateUtc="2026-04-14T15:40:00Z"/>
          <w:sz w:val="20"/>
          <w:szCs w:val="20"/>
        </w:rPr>
      </w:pPr>
      <w:del w:id="223" w:author="Walker, Laura (DHS-Contractor)" w:date="2026-04-14T11:40:00Z" w16du:dateUtc="2026-04-14T15:40:00Z">
        <w:r w:rsidDel="009E2101">
          <w:rPr>
            <w:sz w:val="20"/>
            <w:szCs w:val="20"/>
          </w:rPr>
          <w:delText xml:space="preserve">If you do not agree with our decision about your </w:delText>
        </w:r>
        <w:r w:rsidR="00746C91" w:rsidDel="009E2101">
          <w:rPr>
            <w:sz w:val="20"/>
            <w:szCs w:val="20"/>
          </w:rPr>
          <w:delText xml:space="preserve">DC </w:delText>
        </w:r>
        <w:r w:rsidDel="009E2101">
          <w:rPr>
            <w:sz w:val="20"/>
            <w:szCs w:val="20"/>
          </w:rPr>
          <w:delText xml:space="preserve">SUN Bucks benefits, you have the right to ask for a fair hearing. In general, you can appeal any action taken by the agency on your </w:delText>
        </w:r>
        <w:r w:rsidR="00746C91" w:rsidDel="009E2101">
          <w:rPr>
            <w:sz w:val="20"/>
            <w:szCs w:val="20"/>
          </w:rPr>
          <w:delText xml:space="preserve">DC </w:delText>
        </w:r>
        <w:r w:rsidDel="009E2101">
          <w:rPr>
            <w:sz w:val="20"/>
            <w:szCs w:val="20"/>
          </w:rPr>
          <w:delText xml:space="preserve">SUN Bucks benefits case that you disagree with. Once you appeal, you can go before an Administrative Law Judge and explain why you do not agree with our decision. You may be entitled to receive back benefits for </w:delText>
        </w:r>
        <w:r w:rsidR="000278DF" w:rsidDel="009E2101">
          <w:rPr>
            <w:sz w:val="20"/>
            <w:szCs w:val="20"/>
          </w:rPr>
          <w:delText xml:space="preserve">DC </w:delText>
        </w:r>
        <w:r w:rsidDel="009E2101">
          <w:rPr>
            <w:sz w:val="20"/>
            <w:szCs w:val="20"/>
          </w:rPr>
          <w:delTex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delText>
        </w:r>
      </w:del>
    </w:p>
    <w:p w14:paraId="48FAF02C" w14:textId="32133CBC" w:rsidR="00D13CD0" w:rsidDel="009E2101" w:rsidRDefault="00D13CD0" w:rsidP="009E2101">
      <w:pPr>
        <w:widowControl w:val="0"/>
        <w:spacing w:line="240" w:lineRule="auto"/>
        <w:ind w:right="582"/>
        <w:rPr>
          <w:del w:id="224" w:author="Walker, Laura (DHS-Contractor)" w:date="2026-04-14T11:40:00Z" w16du:dateUtc="2026-04-14T15:40:00Z"/>
          <w:sz w:val="20"/>
          <w:szCs w:val="20"/>
        </w:rPr>
      </w:pPr>
    </w:p>
    <w:p w14:paraId="5DDCA56B" w14:textId="56C22BB7" w:rsidR="00D13CD0" w:rsidDel="009E2101" w:rsidRDefault="00D13CD0" w:rsidP="009E2101">
      <w:pPr>
        <w:widowControl w:val="0"/>
        <w:spacing w:line="240" w:lineRule="auto"/>
        <w:ind w:right="582"/>
        <w:rPr>
          <w:del w:id="225" w:author="Walker, Laura (DHS-Contractor)" w:date="2026-04-14T11:40:00Z" w16du:dateUtc="2026-04-14T15:40:00Z"/>
          <w:sz w:val="20"/>
          <w:szCs w:val="20"/>
          <w:lang w:val="en-US"/>
        </w:rPr>
      </w:pPr>
      <w:del w:id="226" w:author="Walker, Laura (DHS-Contractor)" w:date="2026-04-14T11:40:00Z" w16du:dateUtc="2026-04-14T15:40:00Z">
        <w:r w:rsidRPr="0F12ECCE" w:rsidDel="009E2101">
          <w:rPr>
            <w:b/>
            <w:bCs/>
            <w:sz w:val="20"/>
            <w:szCs w:val="20"/>
            <w:lang w:val="en-US"/>
          </w:rPr>
          <w:delText>You have 90 days from August 23, 2026 to appeal the decision stated in the notice you received. If you do not appeal within 90 days of August 23, 2026, you may lose your right to appeal. </w:delText>
        </w:r>
      </w:del>
    </w:p>
    <w:p w14:paraId="74C2E71D" w14:textId="7213F401" w:rsidR="00D13CD0" w:rsidDel="009E2101" w:rsidRDefault="00D13CD0" w:rsidP="009E2101">
      <w:pPr>
        <w:widowControl w:val="0"/>
        <w:spacing w:line="240" w:lineRule="auto"/>
        <w:ind w:right="582"/>
        <w:rPr>
          <w:del w:id="227" w:author="Walker, Laura (DHS-Contractor)" w:date="2026-04-14T11:40:00Z" w16du:dateUtc="2026-04-14T15:40:00Z"/>
          <w:sz w:val="20"/>
          <w:szCs w:val="20"/>
        </w:rPr>
      </w:pPr>
    </w:p>
    <w:p w14:paraId="74293D4A" w14:textId="37D836FA" w:rsidR="00D13CD0" w:rsidDel="009E2101" w:rsidRDefault="00D13CD0" w:rsidP="009E2101">
      <w:pPr>
        <w:widowControl w:val="0"/>
        <w:spacing w:line="240" w:lineRule="auto"/>
        <w:ind w:right="582"/>
        <w:rPr>
          <w:del w:id="228" w:author="Walker, Laura (DHS-Contractor)" w:date="2026-04-14T11:40:00Z" w16du:dateUtc="2026-04-14T15:40:00Z"/>
          <w:b/>
          <w:bCs/>
          <w:sz w:val="20"/>
          <w:szCs w:val="20"/>
        </w:rPr>
      </w:pPr>
      <w:del w:id="229" w:author="Walker, Laura (DHS-Contractor)" w:date="2026-04-14T11:40:00Z" w16du:dateUtc="2026-04-14T15:40:00Z">
        <w:r w:rsidDel="009E2101">
          <w:rPr>
            <w:b/>
            <w:bCs/>
            <w:sz w:val="20"/>
            <w:szCs w:val="20"/>
          </w:rPr>
          <w:delText>How to Request an Appeal </w:delText>
        </w:r>
      </w:del>
    </w:p>
    <w:p w14:paraId="6D214687" w14:textId="36C853C0" w:rsidR="00D13CD0" w:rsidDel="009E2101" w:rsidRDefault="00D13CD0" w:rsidP="009E2101">
      <w:pPr>
        <w:widowControl w:val="0"/>
        <w:spacing w:line="240" w:lineRule="auto"/>
        <w:ind w:right="582"/>
        <w:rPr>
          <w:del w:id="230" w:author="Walker, Laura (DHS-Contractor)" w:date="2026-04-14T11:40:00Z" w16du:dateUtc="2026-04-14T15:40:00Z"/>
          <w:sz w:val="20"/>
          <w:szCs w:val="20"/>
        </w:rPr>
      </w:pPr>
      <w:del w:id="231" w:author="Walker, Laura (DHS-Contractor)" w:date="2026-04-14T11:40:00Z" w16du:dateUtc="2026-04-14T15:40:00Z">
        <w:r w:rsidDel="009E2101">
          <w:rPr>
            <w:sz w:val="20"/>
            <w:szCs w:val="20"/>
          </w:rPr>
          <w:delText>You may appeal through any of the following methods: </w:delText>
        </w:r>
      </w:del>
    </w:p>
    <w:p w14:paraId="309B929E" w14:textId="2DB8E409" w:rsidR="00D13CD0" w:rsidDel="009E2101" w:rsidRDefault="00D13CD0" w:rsidP="009E2101">
      <w:pPr>
        <w:widowControl w:val="0"/>
        <w:spacing w:line="240" w:lineRule="auto"/>
        <w:ind w:right="582"/>
        <w:rPr>
          <w:del w:id="232" w:author="Walker, Laura (DHS-Contractor)" w:date="2026-04-14T11:40:00Z" w16du:dateUtc="2026-04-14T15:40:00Z"/>
          <w:rFonts w:ascii="Noto Sans Symbols" w:eastAsia="Noto Sans Symbols" w:hAnsi="Noto Sans Symbols" w:cs="Noto Sans Symbols"/>
          <w:sz w:val="20"/>
          <w:szCs w:val="20"/>
          <w:lang w:val="en-US"/>
        </w:rPr>
      </w:pPr>
      <w:del w:id="233" w:author="Walker, Laura (DHS-Contractor)" w:date="2026-04-14T11:40:00Z" w16du:dateUtc="2026-04-14T15:40:00Z">
        <w:r w:rsidRPr="74E55D52" w:rsidDel="009E2101">
          <w:rPr>
            <w:sz w:val="20"/>
            <w:szCs w:val="20"/>
            <w:lang w:val="en-US"/>
          </w:rPr>
          <w:delText xml:space="preserve">Calling the DC SUN Bucks Call Center at (844) 811-SEBT(7328), TTY/TDD: 711, during its operational season. </w:delText>
        </w:r>
      </w:del>
    </w:p>
    <w:p w14:paraId="5B548EB0" w14:textId="04A3C5B5" w:rsidR="00D13CD0" w:rsidDel="009E2101" w:rsidRDefault="00D13CD0" w:rsidP="009E2101">
      <w:pPr>
        <w:widowControl w:val="0"/>
        <w:spacing w:line="240" w:lineRule="auto"/>
        <w:ind w:right="582"/>
        <w:rPr>
          <w:del w:id="234" w:author="Walker, Laura (DHS-Contractor)" w:date="2026-04-14T11:40:00Z" w16du:dateUtc="2026-04-14T15:40:00Z"/>
          <w:rFonts w:ascii="Noto Sans Symbols" w:eastAsia="Noto Sans Symbols" w:hAnsi="Noto Sans Symbols" w:cs="Noto Sans Symbols"/>
          <w:sz w:val="20"/>
          <w:szCs w:val="20"/>
        </w:rPr>
      </w:pPr>
      <w:del w:id="235" w:author="Walker, Laura (DHS-Contractor)" w:date="2026-04-14T11:40:00Z" w16du:dateUtc="2026-04-14T15:40:00Z">
        <w:r w:rsidDel="009E2101">
          <w:rPr>
            <w:sz w:val="20"/>
            <w:szCs w:val="20"/>
          </w:rPr>
          <w:delText xml:space="preserve">Completing a Request for Hearing form and fax it to (202) 724-2041, TTY/TDD: 711, or e-mail to </w:delText>
        </w:r>
        <w:r w:rsidDel="009E2101">
          <w:fldChar w:fldCharType="begin"/>
        </w:r>
        <w:r w:rsidDel="009E2101">
          <w:delInstrText>HYPERLINK "mailto:DC.OARA@DC.GOV" \h</w:delInstrText>
        </w:r>
        <w:r w:rsidDel="009E2101">
          <w:fldChar w:fldCharType="separate"/>
        </w:r>
        <w:r w:rsidDel="009E2101">
          <w:rPr>
            <w:sz w:val="20"/>
            <w:szCs w:val="20"/>
          </w:rPr>
          <w:delText>DC.OARA@DC.GOV</w:delText>
        </w:r>
        <w:r w:rsidDel="009E2101">
          <w:fldChar w:fldCharType="end"/>
        </w:r>
        <w:r w:rsidDel="009E2101">
          <w:rPr>
            <w:sz w:val="20"/>
            <w:szCs w:val="20"/>
          </w:rPr>
          <w:delText>.</w:delText>
        </w:r>
      </w:del>
    </w:p>
    <w:p w14:paraId="55F2E73A" w14:textId="680E53F8" w:rsidR="00D13CD0" w:rsidRPr="00EA113D" w:rsidDel="009E2101" w:rsidRDefault="00D13CD0" w:rsidP="009E2101">
      <w:pPr>
        <w:widowControl w:val="0"/>
        <w:spacing w:line="240" w:lineRule="auto"/>
        <w:ind w:right="582"/>
        <w:rPr>
          <w:del w:id="236" w:author="Walker, Laura (DHS-Contractor)" w:date="2026-04-14T11:40:00Z" w16du:dateUtc="2026-04-14T15:40:00Z"/>
          <w:sz w:val="20"/>
          <w:szCs w:val="20"/>
        </w:rPr>
      </w:pPr>
      <w:del w:id="237" w:author="Walker, Laura (DHS-Contractor)" w:date="2026-04-14T11:40:00Z" w16du:dateUtc="2026-04-14T15:40:00Z">
        <w:r w:rsidRPr="0F12ECCE" w:rsidDel="009E2101">
          <w:rPr>
            <w:sz w:val="20"/>
            <w:szCs w:val="20"/>
            <w:lang w:val="en-US"/>
          </w:rPr>
          <w:delText xml:space="preserve">Go to the Office of Administrative Hearings Resource Center, located at 441 4th Street NW, Suite 450-North, Washington, DC 20001 and fill out a </w:delText>
        </w:r>
        <w:r w:rsidRPr="00EA113D" w:rsidDel="009E2101">
          <w:rPr>
            <w:sz w:val="20"/>
            <w:szCs w:val="20"/>
          </w:rPr>
          <w:delText>District of Columbia (“District” or “DC”) Department of Human Services (DHS) benefits Hearing Request form.</w:delText>
        </w:r>
      </w:del>
    </w:p>
    <w:p w14:paraId="629D8E7C" w14:textId="1F3F42E0" w:rsidR="00D13CD0" w:rsidDel="009E2101" w:rsidRDefault="00D13CD0" w:rsidP="009E2101">
      <w:pPr>
        <w:widowControl w:val="0"/>
        <w:spacing w:line="240" w:lineRule="auto"/>
        <w:ind w:right="582"/>
        <w:rPr>
          <w:del w:id="238" w:author="Walker, Laura (DHS-Contractor)" w:date="2026-04-14T11:40:00Z" w16du:dateUtc="2026-04-14T15:40:00Z"/>
          <w:rFonts w:ascii="Noto Sans Symbols" w:eastAsia="Noto Sans Symbols" w:hAnsi="Noto Sans Symbols" w:cs="Noto Sans Symbols"/>
          <w:sz w:val="20"/>
          <w:szCs w:val="20"/>
          <w:lang w:val="en-US"/>
        </w:rPr>
      </w:pPr>
      <w:del w:id="239" w:author="Walker, Laura (DHS-Contractor)" w:date="2026-04-14T11:40:00Z" w16du:dateUtc="2026-04-14T15:40:00Z">
        <w:r w:rsidRPr="0F12ECCE" w:rsidDel="009E2101">
          <w:rPr>
            <w:sz w:val="20"/>
            <w:szCs w:val="20"/>
            <w:lang w:val="en-US"/>
          </w:rPr>
          <w:delText xml:space="preserve">By having a representative </w:delText>
        </w:r>
        <w:bookmarkStart w:id="240" w:name="_Int_rCZzB46z"/>
        <w:r w:rsidRPr="0F12ECCE" w:rsidDel="009E2101">
          <w:rPr>
            <w:sz w:val="20"/>
            <w:szCs w:val="20"/>
            <w:lang w:val="en-US"/>
          </w:rPr>
          <w:delText>request</w:delText>
        </w:r>
        <w:bookmarkEnd w:id="240"/>
        <w:r w:rsidRPr="0F12ECCE" w:rsidDel="009E2101">
          <w:rPr>
            <w:sz w:val="20"/>
            <w:szCs w:val="20"/>
            <w:lang w:val="en-US"/>
          </w:rPr>
          <w:delText xml:space="preserve"> a hearing for you. If your representative is not a lawyer, they must submit a written authorization signed by you authorizing them to be your representative.</w:delText>
        </w:r>
      </w:del>
    </w:p>
    <w:p w14:paraId="517012E6" w14:textId="58F54119" w:rsidR="00D13CD0" w:rsidDel="009E2101" w:rsidRDefault="00D13CD0" w:rsidP="009E2101">
      <w:pPr>
        <w:widowControl w:val="0"/>
        <w:spacing w:line="240" w:lineRule="auto"/>
        <w:ind w:right="582"/>
        <w:rPr>
          <w:del w:id="241" w:author="Walker, Laura (DHS-Contractor)" w:date="2026-04-14T11:40:00Z" w16du:dateUtc="2026-04-14T15:40:00Z"/>
          <w:b/>
          <w:bCs/>
          <w:sz w:val="20"/>
          <w:szCs w:val="20"/>
        </w:rPr>
      </w:pPr>
    </w:p>
    <w:p w14:paraId="5391D1F4" w14:textId="50B040C2" w:rsidR="00D13CD0" w:rsidDel="009E2101" w:rsidRDefault="00D13CD0" w:rsidP="009E2101">
      <w:pPr>
        <w:widowControl w:val="0"/>
        <w:spacing w:line="240" w:lineRule="auto"/>
        <w:ind w:right="582"/>
        <w:rPr>
          <w:del w:id="242" w:author="Walker, Laura (DHS-Contractor)" w:date="2026-04-14T11:40:00Z" w16du:dateUtc="2026-04-14T15:40:00Z"/>
          <w:sz w:val="20"/>
          <w:szCs w:val="20"/>
        </w:rPr>
      </w:pPr>
      <w:del w:id="243" w:author="Walker, Laura (DHS-Contractor)" w:date="2026-04-14T11:40:00Z" w16du:dateUtc="2026-04-14T15:40:00Z">
        <w:r w:rsidDel="009E2101">
          <w:rPr>
            <w:b/>
            <w:bCs/>
            <w:sz w:val="20"/>
            <w:szCs w:val="20"/>
          </w:rPr>
          <w:delText>What Happens When You Appeal </w:delText>
        </w:r>
      </w:del>
    </w:p>
    <w:p w14:paraId="1C3053A9" w14:textId="6BEF91BE" w:rsidR="00D13CD0" w:rsidDel="009E2101" w:rsidRDefault="00D13CD0" w:rsidP="009E2101">
      <w:pPr>
        <w:widowControl w:val="0"/>
        <w:spacing w:line="240" w:lineRule="auto"/>
        <w:ind w:right="582"/>
        <w:rPr>
          <w:del w:id="244" w:author="Walker, Laura (DHS-Contractor)" w:date="2026-04-14T11:40:00Z" w16du:dateUtc="2026-04-14T15:40:00Z"/>
          <w:sz w:val="20"/>
          <w:szCs w:val="20"/>
          <w:lang w:val="en-US"/>
        </w:rPr>
      </w:pPr>
      <w:del w:id="245" w:author="Walker, Laura (DHS-Contractor)" w:date="2026-04-14T11:40:00Z" w16du:dateUtc="2026-04-14T15:40:00Z">
        <w:r w:rsidRPr="3C872088" w:rsidDel="009E2101">
          <w:rPr>
            <w:sz w:val="20"/>
            <w:szCs w:val="20"/>
            <w:lang w:val="en-US"/>
          </w:rPr>
          <w:delTex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delText>
        </w:r>
      </w:del>
    </w:p>
    <w:p w14:paraId="050641F4" w14:textId="6A87D02B" w:rsidR="00D13CD0" w:rsidRPr="008159EE" w:rsidDel="009E2101" w:rsidRDefault="00D13CD0" w:rsidP="009E2101">
      <w:pPr>
        <w:widowControl w:val="0"/>
        <w:spacing w:line="240" w:lineRule="auto"/>
        <w:ind w:right="582"/>
        <w:rPr>
          <w:del w:id="246" w:author="Walker, Laura (DHS-Contractor)" w:date="2026-04-14T11:40:00Z" w16du:dateUtc="2026-04-14T15:40:00Z"/>
          <w:sz w:val="20"/>
          <w:szCs w:val="20"/>
          <w:lang w:val="en-US"/>
        </w:rPr>
      </w:pPr>
      <w:del w:id="247" w:author="Walker, Laura (DHS-Contractor)" w:date="2026-04-14T11:40:00Z" w16du:dateUtc="2026-04-14T15:40:00Z">
        <w:r w:rsidRPr="3C872088" w:rsidDel="009E2101">
          <w:rPr>
            <w:sz w:val="20"/>
            <w:szCs w:val="20"/>
            <w:lang w:val="en-US"/>
          </w:rPr>
          <w:delTex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delText>
        </w:r>
      </w:del>
    </w:p>
    <w:p w14:paraId="5C1CF306" w14:textId="1A7AE845" w:rsidR="00D13CD0" w:rsidRPr="00C41DCD" w:rsidDel="009E2101" w:rsidRDefault="00D13CD0" w:rsidP="009E2101">
      <w:pPr>
        <w:widowControl w:val="0"/>
        <w:spacing w:line="240" w:lineRule="auto"/>
        <w:ind w:right="582"/>
        <w:rPr>
          <w:del w:id="248" w:author="Walker, Laura (DHS-Contractor)" w:date="2026-04-14T11:40:00Z" w16du:dateUtc="2026-04-14T15:40:00Z"/>
          <w:sz w:val="20"/>
          <w:szCs w:val="20"/>
          <w:lang w:val="en-US"/>
        </w:rPr>
      </w:pPr>
      <w:del w:id="249" w:author="Walker, Laura (DHS-Contractor)" w:date="2026-04-14T11:40:00Z" w16du:dateUtc="2026-04-14T15:40:00Z">
        <w:r w:rsidRPr="3C872088" w:rsidDel="009E2101">
          <w:rPr>
            <w:sz w:val="20"/>
            <w:szCs w:val="20"/>
            <w:lang w:val="en-US"/>
          </w:rPr>
          <w:delText>You have the right to examine before or during a Fair Hearing, any documents and records that are presented to support the decision under appeal.</w:delText>
        </w:r>
        <w:r w:rsidDel="009E2101">
          <w:rPr>
            <w:sz w:val="20"/>
            <w:szCs w:val="20"/>
            <w:lang w:val="en-US"/>
          </w:rPr>
          <w:delText xml:space="preserve"> </w:delText>
        </w:r>
        <w:r w:rsidRPr="3C872088" w:rsidDel="009E2101">
          <w:rPr>
            <w:sz w:val="20"/>
            <w:szCs w:val="20"/>
            <w:lang w:val="en-US"/>
          </w:rPr>
          <w:delTex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delText>
        </w:r>
      </w:del>
    </w:p>
    <w:p w14:paraId="5DA40EA9" w14:textId="1EFF9A75" w:rsidR="00D13CD0" w:rsidRPr="00C41DCD" w:rsidDel="009E2101" w:rsidRDefault="00D13CD0" w:rsidP="009E2101">
      <w:pPr>
        <w:widowControl w:val="0"/>
        <w:spacing w:line="240" w:lineRule="auto"/>
        <w:ind w:right="582"/>
        <w:rPr>
          <w:del w:id="250" w:author="Walker, Laura (DHS-Contractor)" w:date="2026-04-14T11:40:00Z" w16du:dateUtc="2026-04-14T15:40:00Z"/>
          <w:sz w:val="20"/>
          <w:szCs w:val="20"/>
          <w:lang w:val="en-US"/>
        </w:rPr>
      </w:pPr>
      <w:del w:id="251" w:author="Walker, Laura (DHS-Contractor)" w:date="2026-04-14T11:40:00Z" w16du:dateUtc="2026-04-14T15:40:00Z">
        <w:r w:rsidRPr="3C872088" w:rsidDel="009E2101">
          <w:rPr>
            <w:sz w:val="20"/>
            <w:szCs w:val="20"/>
            <w:lang w:val="en-US"/>
          </w:rPr>
          <w:delTex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delText>
        </w:r>
      </w:del>
    </w:p>
    <w:p w14:paraId="79D34F4B" w14:textId="5D7105FC" w:rsidR="00D13CD0" w:rsidRPr="00C41DCD" w:rsidDel="009E2101" w:rsidRDefault="00D13CD0" w:rsidP="009E2101">
      <w:pPr>
        <w:widowControl w:val="0"/>
        <w:spacing w:line="240" w:lineRule="auto"/>
        <w:ind w:right="582"/>
        <w:rPr>
          <w:del w:id="252" w:author="Walker, Laura (DHS-Contractor)" w:date="2026-04-14T11:40:00Z" w16du:dateUtc="2026-04-14T15:40:00Z"/>
          <w:sz w:val="20"/>
          <w:szCs w:val="20"/>
          <w:lang w:val="en-US"/>
        </w:rPr>
      </w:pPr>
      <w:del w:id="253" w:author="Walker, Laura (DHS-Contractor)" w:date="2026-04-14T11:40:00Z" w16du:dateUtc="2026-04-14T15:40:00Z">
        <w:r w:rsidRPr="3C872088" w:rsidDel="009E2101">
          <w:rPr>
            <w:sz w:val="20"/>
            <w:szCs w:val="20"/>
            <w:lang w:val="en-US"/>
          </w:rPr>
          <w:delText>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completion of the Fair Hearing, and will send it to you. That decision will also tell you what you can do if you do not agree with the final order.</w:delText>
        </w:r>
      </w:del>
    </w:p>
    <w:p w14:paraId="3A95F1A6" w14:textId="53FF8743" w:rsidR="00D13CD0" w:rsidDel="009E2101" w:rsidRDefault="00D13CD0" w:rsidP="009E2101">
      <w:pPr>
        <w:widowControl w:val="0"/>
        <w:spacing w:line="240" w:lineRule="auto"/>
        <w:ind w:right="582"/>
        <w:rPr>
          <w:del w:id="254" w:author="Walker, Laura (DHS-Contractor)" w:date="2026-04-14T11:40:00Z" w16du:dateUtc="2026-04-14T15:40:00Z"/>
          <w:sz w:val="20"/>
          <w:szCs w:val="20"/>
        </w:rPr>
      </w:pPr>
    </w:p>
    <w:p w14:paraId="25643B75" w14:textId="2C0FA34E" w:rsidR="00D13CD0" w:rsidDel="009E2101" w:rsidRDefault="00D13CD0" w:rsidP="009E2101">
      <w:pPr>
        <w:widowControl w:val="0"/>
        <w:spacing w:line="240" w:lineRule="auto"/>
        <w:ind w:right="582"/>
        <w:rPr>
          <w:del w:id="255" w:author="Walker, Laura (DHS-Contractor)" w:date="2026-04-14T11:40:00Z" w16du:dateUtc="2026-04-14T15:40:00Z"/>
          <w:sz w:val="20"/>
          <w:szCs w:val="20"/>
        </w:rPr>
      </w:pPr>
      <w:del w:id="256" w:author="Walker, Laura (DHS-Contractor)" w:date="2026-04-14T11:40:00Z" w16du:dateUtc="2026-04-14T15:40:00Z">
        <w:r w:rsidDel="009E2101">
          <w:rPr>
            <w:sz w:val="20"/>
            <w:szCs w:val="20"/>
          </w:rPr>
          <w:delText>Any decisions by OARA or OAH about your eligibility for benefits might also change the eligibility of other people in your household. </w:delText>
        </w:r>
      </w:del>
    </w:p>
    <w:p w14:paraId="1149BC4B" w14:textId="6EF8BEDA" w:rsidR="00D13CD0" w:rsidDel="009E2101" w:rsidRDefault="00D13CD0" w:rsidP="009E2101">
      <w:pPr>
        <w:widowControl w:val="0"/>
        <w:spacing w:line="240" w:lineRule="auto"/>
        <w:ind w:right="582"/>
        <w:rPr>
          <w:del w:id="257" w:author="Walker, Laura (DHS-Contractor)" w:date="2026-04-14T11:40:00Z" w16du:dateUtc="2026-04-14T15:40:00Z"/>
          <w:sz w:val="20"/>
          <w:szCs w:val="20"/>
        </w:rPr>
      </w:pPr>
    </w:p>
    <w:p w14:paraId="54C932FB" w14:textId="640F74E3" w:rsidR="00D13CD0" w:rsidRPr="00C41DCD" w:rsidDel="009E2101" w:rsidRDefault="00D13CD0" w:rsidP="009E2101">
      <w:pPr>
        <w:widowControl w:val="0"/>
        <w:spacing w:line="240" w:lineRule="auto"/>
        <w:ind w:right="582"/>
        <w:rPr>
          <w:del w:id="258" w:author="Walker, Laura (DHS-Contractor)" w:date="2026-04-14T11:40:00Z" w16du:dateUtc="2026-04-14T15:40:00Z"/>
          <w:sz w:val="18"/>
          <w:szCs w:val="18"/>
        </w:rPr>
      </w:pPr>
      <w:del w:id="259" w:author="Walker, Laura (DHS-Contractor)" w:date="2026-04-14T11:40:00Z" w16du:dateUtc="2026-04-14T15:40:00Z">
        <w:r w:rsidRPr="00C41DCD" w:rsidDel="009E2101">
          <w:rPr>
            <w:b/>
            <w:bCs/>
            <w:sz w:val="18"/>
            <w:szCs w:val="18"/>
          </w:rPr>
          <w:delText xml:space="preserve">Non-Discrimination Statement: </w:delText>
        </w:r>
        <w:r w:rsidRPr="00C41DCD" w:rsidDel="009E2101">
          <w:rPr>
            <w:sz w:val="18"/>
            <w:szCs w:val="18"/>
          </w:rPr>
          <w:delTex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delText>
        </w:r>
      </w:del>
    </w:p>
    <w:p w14:paraId="45B5A7B1" w14:textId="40040DC5" w:rsidR="00D13CD0" w:rsidRPr="00C41DCD" w:rsidDel="009E2101" w:rsidRDefault="00D13CD0" w:rsidP="009E2101">
      <w:pPr>
        <w:widowControl w:val="0"/>
        <w:spacing w:line="240" w:lineRule="auto"/>
        <w:ind w:right="582"/>
        <w:rPr>
          <w:del w:id="260" w:author="Walker, Laura (DHS-Contractor)" w:date="2026-04-14T11:40:00Z" w16du:dateUtc="2026-04-14T15:40:00Z"/>
          <w:sz w:val="18"/>
          <w:szCs w:val="18"/>
        </w:rPr>
      </w:pPr>
    </w:p>
    <w:p w14:paraId="64EF0957" w14:textId="34F53B63" w:rsidR="00D13CD0" w:rsidRPr="00C41DCD" w:rsidDel="009E2101" w:rsidRDefault="00D13CD0" w:rsidP="009E2101">
      <w:pPr>
        <w:widowControl w:val="0"/>
        <w:spacing w:line="240" w:lineRule="auto"/>
        <w:ind w:right="582"/>
        <w:rPr>
          <w:del w:id="261" w:author="Walker, Laura (DHS-Contractor)" w:date="2026-04-14T11:40:00Z" w16du:dateUtc="2026-04-14T15:40:00Z"/>
          <w:sz w:val="18"/>
          <w:szCs w:val="18"/>
        </w:rPr>
      </w:pPr>
      <w:del w:id="262" w:author="Walker, Laura (DHS-Contractor)" w:date="2026-04-14T11:40:00Z" w16du:dateUtc="2026-04-14T15:40:00Z">
        <w:r w:rsidRPr="00C41DCD" w:rsidDel="009E2101">
          <w:rPr>
            <w:sz w:val="18"/>
            <w:szCs w:val="18"/>
          </w:rPr>
          <w:delTex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delText>
        </w:r>
      </w:del>
    </w:p>
    <w:p w14:paraId="414638DB" w14:textId="3EF4264C" w:rsidR="00D13CD0" w:rsidRPr="00C41DCD" w:rsidDel="009E2101" w:rsidRDefault="00D13CD0" w:rsidP="009E2101">
      <w:pPr>
        <w:widowControl w:val="0"/>
        <w:spacing w:line="240" w:lineRule="auto"/>
        <w:ind w:right="582"/>
        <w:rPr>
          <w:del w:id="263" w:author="Walker, Laura (DHS-Contractor)" w:date="2026-04-14T11:40:00Z" w16du:dateUtc="2026-04-14T15:40:00Z"/>
          <w:sz w:val="18"/>
          <w:szCs w:val="18"/>
        </w:rPr>
      </w:pPr>
    </w:p>
    <w:p w14:paraId="3DFFF2C4" w14:textId="1917F8B2" w:rsidR="00D13CD0" w:rsidRPr="00C41DCD" w:rsidDel="009E2101" w:rsidRDefault="00D13CD0" w:rsidP="009E2101">
      <w:pPr>
        <w:widowControl w:val="0"/>
        <w:spacing w:line="240" w:lineRule="auto"/>
        <w:ind w:right="582"/>
        <w:rPr>
          <w:del w:id="264" w:author="Walker, Laura (DHS-Contractor)" w:date="2026-04-14T11:40:00Z" w16du:dateUtc="2026-04-14T15:40:00Z"/>
          <w:sz w:val="18"/>
          <w:szCs w:val="18"/>
          <w:lang w:val="en-US"/>
        </w:rPr>
      </w:pPr>
      <w:del w:id="265" w:author="Walker, Laura (DHS-Contractor)" w:date="2026-04-14T11:40:00Z" w16du:dateUtc="2026-04-14T15:40:00Z">
        <w:r w:rsidRPr="00C41DCD" w:rsidDel="009E2101">
          <w:rPr>
            <w:sz w:val="18"/>
            <w:szCs w:val="18"/>
            <w:lang w:val="en-US"/>
          </w:rPr>
          <w:delText xml:space="preserve">To file a program discrimination complaint, complete the USDA Program Discrimination Complaint Form, </w:delText>
        </w:r>
        <w:r w:rsidDel="009E2101">
          <w:fldChar w:fldCharType="begin"/>
        </w:r>
        <w:r w:rsidDel="009E2101">
          <w:delInstrText>HYPERLINK "https://www.usda.gov/sites/default/files/documents/ad-3027.pdf" \h</w:delInstrText>
        </w:r>
        <w:r w:rsidDel="009E2101">
          <w:fldChar w:fldCharType="separate"/>
        </w:r>
        <w:r w:rsidRPr="00C41DCD" w:rsidDel="009E2101">
          <w:rPr>
            <w:sz w:val="18"/>
            <w:szCs w:val="18"/>
            <w:u w:val="single"/>
            <w:lang w:val="en-US"/>
          </w:rPr>
          <w:delText>AD-3027</w:delText>
        </w:r>
        <w:r w:rsidDel="009E2101">
          <w:fldChar w:fldCharType="end"/>
        </w:r>
        <w:r w:rsidRPr="00C41DCD" w:rsidDel="009E2101">
          <w:rPr>
            <w:sz w:val="18"/>
            <w:szCs w:val="18"/>
            <w:lang w:val="en-US"/>
          </w:rPr>
          <w:delTex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delText>
        </w:r>
      </w:del>
    </w:p>
    <w:p w14:paraId="1F110E70" w14:textId="41894C38" w:rsidR="00D13CD0" w:rsidRPr="00C41DCD" w:rsidDel="009E2101" w:rsidRDefault="00D13CD0" w:rsidP="009E2101">
      <w:pPr>
        <w:widowControl w:val="0"/>
        <w:spacing w:line="240" w:lineRule="auto"/>
        <w:ind w:right="582"/>
        <w:rPr>
          <w:del w:id="266" w:author="Walker, Laura (DHS-Contractor)" w:date="2026-04-14T11:40:00Z" w16du:dateUtc="2026-04-14T15:40:00Z"/>
          <w:sz w:val="18"/>
          <w:szCs w:val="18"/>
        </w:rPr>
      </w:pPr>
      <w:del w:id="267" w:author="Walker, Laura (DHS-Contractor)" w:date="2026-04-14T11:40:00Z" w16du:dateUtc="2026-04-14T15:40:00Z">
        <w:r w:rsidRPr="00C41DCD" w:rsidDel="009E2101">
          <w:rPr>
            <w:sz w:val="18"/>
            <w:szCs w:val="18"/>
          </w:rPr>
          <w:delText>Mail: U.S. Department of Agriculture, Office of the Assistant Secretary for Civil Rights, 1400 Independence Avenue, SW, Mail Stop 9410, Washington, D.C. 20250-9410;</w:delText>
        </w:r>
      </w:del>
    </w:p>
    <w:p w14:paraId="6C63B23B" w14:textId="20AB5A72" w:rsidR="00D13CD0" w:rsidRPr="00C41DCD" w:rsidDel="009E2101" w:rsidRDefault="00D13CD0" w:rsidP="009E2101">
      <w:pPr>
        <w:widowControl w:val="0"/>
        <w:spacing w:line="240" w:lineRule="auto"/>
        <w:ind w:right="582"/>
        <w:rPr>
          <w:del w:id="268" w:author="Walker, Laura (DHS-Contractor)" w:date="2026-04-14T11:40:00Z" w16du:dateUtc="2026-04-14T15:40:00Z"/>
          <w:sz w:val="18"/>
          <w:szCs w:val="18"/>
        </w:rPr>
      </w:pPr>
      <w:del w:id="269" w:author="Walker, Laura (DHS-Contractor)" w:date="2026-04-14T11:40:00Z" w16du:dateUtc="2026-04-14T15:40:00Z">
        <w:r w:rsidRPr="00C41DCD" w:rsidDel="009E2101">
          <w:rPr>
            <w:sz w:val="18"/>
            <w:szCs w:val="18"/>
          </w:rPr>
          <w:delText>Fax: (202) 690-7442; or</w:delText>
        </w:r>
      </w:del>
    </w:p>
    <w:p w14:paraId="47B96F94" w14:textId="13827ED5" w:rsidR="00D13CD0" w:rsidRPr="00C41DCD" w:rsidDel="009E2101" w:rsidRDefault="00D13CD0" w:rsidP="009E2101">
      <w:pPr>
        <w:widowControl w:val="0"/>
        <w:spacing w:line="240" w:lineRule="auto"/>
        <w:ind w:right="582"/>
        <w:rPr>
          <w:del w:id="270" w:author="Walker, Laura (DHS-Contractor)" w:date="2026-04-14T11:40:00Z" w16du:dateUtc="2026-04-14T15:40:00Z"/>
          <w:sz w:val="18"/>
          <w:szCs w:val="18"/>
        </w:rPr>
      </w:pPr>
      <w:del w:id="271" w:author="Walker, Laura (DHS-Contractor)" w:date="2026-04-14T11:40:00Z" w16du:dateUtc="2026-04-14T15:40:00Z">
        <w:r w:rsidRPr="00C41DCD" w:rsidDel="009E2101">
          <w:rPr>
            <w:sz w:val="18"/>
            <w:szCs w:val="18"/>
          </w:rPr>
          <w:delText xml:space="preserve">Email: </w:delText>
        </w:r>
        <w:r w:rsidRPr="00984A43" w:rsidDel="009E2101">
          <w:rPr>
            <w:sz w:val="18"/>
            <w:szCs w:val="18"/>
          </w:rPr>
          <w:delText>program.intake@usda.gov</w:delText>
        </w:r>
        <w:r w:rsidRPr="00C41DCD" w:rsidDel="009E2101">
          <w:rPr>
            <w:sz w:val="18"/>
            <w:szCs w:val="18"/>
          </w:rPr>
          <w:delText>.</w:delText>
        </w:r>
      </w:del>
    </w:p>
    <w:p w14:paraId="2FFA5B35" w14:textId="4374A130" w:rsidR="00D13CD0" w:rsidDel="009E2101" w:rsidRDefault="00D13CD0" w:rsidP="009E2101">
      <w:pPr>
        <w:widowControl w:val="0"/>
        <w:spacing w:line="240" w:lineRule="auto"/>
        <w:ind w:right="582"/>
        <w:rPr>
          <w:del w:id="272" w:author="Walker, Laura (DHS-Contractor)" w:date="2026-04-14T11:40:00Z" w16du:dateUtc="2026-04-14T15:40:00Z"/>
          <w:b/>
          <w:bCs/>
          <w:sz w:val="20"/>
          <w:szCs w:val="20"/>
        </w:rPr>
      </w:pPr>
      <w:del w:id="273" w:author="Walker, Laura (DHS-Contractor)" w:date="2026-04-14T11:40:00Z" w16du:dateUtc="2026-04-14T15:40:00Z">
        <w:r w:rsidRPr="00C41DCD" w:rsidDel="009E2101">
          <w:rPr>
            <w:i/>
            <w:iCs/>
            <w:sz w:val="18"/>
            <w:szCs w:val="18"/>
          </w:rPr>
          <w:delText>USDA is an equal opportunity provider, employer, and lender.</w:delText>
        </w:r>
      </w:del>
    </w:p>
    <w:p w14:paraId="4CCDD2E5" w14:textId="7B8CE7D2" w:rsidR="481D1E6F" w:rsidDel="009E2101" w:rsidRDefault="00D13CD0" w:rsidP="009E2101">
      <w:pPr>
        <w:widowControl w:val="0"/>
        <w:spacing w:line="240" w:lineRule="auto"/>
        <w:ind w:right="582"/>
        <w:rPr>
          <w:del w:id="274" w:author="Walker, Laura (DHS-Contractor)" w:date="2026-04-14T11:40:00Z" w16du:dateUtc="2026-04-14T15:40:00Z"/>
          <w:sz w:val="20"/>
          <w:szCs w:val="20"/>
          <w:lang w:val="en-US"/>
        </w:rPr>
      </w:pPr>
      <w:del w:id="275" w:author="Walker, Laura (DHS-Contractor)" w:date="2026-04-14T11:40:00Z" w16du:dateUtc="2026-04-14T15:40:00Z">
        <w:r w:rsidRPr="00C41DCD" w:rsidDel="009E2101">
          <w:rPr>
            <w:b/>
            <w:bCs/>
            <w:sz w:val="18"/>
            <w:szCs w:val="18"/>
            <w:lang w:val="en-US"/>
          </w:rPr>
          <w:delText>CONFIDENTIALITY NOTICE:</w:delText>
        </w:r>
        <w:r w:rsidRPr="00C41DCD" w:rsidDel="009E2101">
          <w:rPr>
            <w:sz w:val="18"/>
            <w:szCs w:val="18"/>
            <w:lang w:val="en-US"/>
          </w:rPr>
          <w:delTex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delText>
        </w:r>
      </w:del>
    </w:p>
    <w:p w14:paraId="4B99056E" w14:textId="77777777" w:rsidR="009F3213" w:rsidRDefault="009F3213" w:rsidP="009E2101">
      <w:pPr>
        <w:widowControl w:val="0"/>
        <w:spacing w:line="240" w:lineRule="auto"/>
        <w:ind w:right="582"/>
        <w:rPr>
          <w:sz w:val="16"/>
          <w:szCs w:val="16"/>
        </w:rPr>
      </w:pPr>
    </w:p>
    <w:p w14:paraId="1299C43A" w14:textId="77777777" w:rsidR="009F3213" w:rsidRDefault="009F3213" w:rsidP="096D4342">
      <w:pPr>
        <w:rPr>
          <w:sz w:val="16"/>
          <w:szCs w:val="16"/>
        </w:rPr>
      </w:pPr>
    </w:p>
    <w:sectPr w:rsidR="009F3213">
      <w:headerReference w:type="default" r:id="rId2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Walker, Laura (DHS-Contractor)" w:date="2026-02-09T10:58:00Z" w:initials="LW">
    <w:p w14:paraId="5E497EED" w14:textId="77777777" w:rsidR="00FE0D6E" w:rsidRDefault="00FE0D6E" w:rsidP="008B0ED0">
      <w:pPr>
        <w:pStyle w:val="CommentText"/>
      </w:pPr>
      <w:r>
        <w:rPr>
          <w:rStyle w:val="CommentReference"/>
        </w:rPr>
        <w:annotationRef/>
      </w:r>
      <w:r>
        <w:fldChar w:fldCharType="begin"/>
      </w:r>
      <w:r>
        <w:instrText>HYPERLINK "mailto:kelly.benton@dc.gov"</w:instrText>
      </w:r>
      <w:bookmarkStart w:id="51" w:name="_@_96C3963F96224A19AE2EAF12C203F23BZ"/>
      <w:r>
        <w:fldChar w:fldCharType="separate"/>
      </w:r>
      <w:bookmarkEnd w:id="51"/>
      <w:r w:rsidRPr="008B0ED0">
        <w:rPr>
          <w:rStyle w:val="Mention"/>
          <w:noProof/>
        </w:rPr>
        <w:t>@Benton, Kelly (DHS-Contractor)</w:t>
      </w:r>
      <w:r>
        <w:fldChar w:fldCharType="end"/>
      </w:r>
      <w:r>
        <w:t xml:space="preserve"> </w:t>
      </w:r>
      <w:r>
        <w:fldChar w:fldCharType="begin"/>
      </w:r>
      <w:r>
        <w:instrText>HYPERLINK "mailto:Meika.Berlan@dc.gov"</w:instrText>
      </w:r>
      <w:bookmarkStart w:id="52" w:name="_@_A4497D61EAC64057AE69E2685EF41E83Z"/>
      <w:r>
        <w:fldChar w:fldCharType="separate"/>
      </w:r>
      <w:bookmarkEnd w:id="52"/>
      <w:r w:rsidRPr="008B0ED0">
        <w:rPr>
          <w:rStyle w:val="Mention"/>
          <w:noProof/>
        </w:rPr>
        <w:t>@Berlan,Meika (DHS)</w:t>
      </w:r>
      <w:r>
        <w:fldChar w:fldCharType="end"/>
      </w:r>
      <w:r>
        <w:t xml:space="preserve"> we need to think about changing this issuance language or using dynamic text. We may have 2026 applicants whose benefits will be loaded onto their 2025 card and don’t need a new card mailed, e.g. 2026 applicants who lost their streamline status like Medicaid kids </w:t>
      </w:r>
    </w:p>
  </w:comment>
  <w:comment w:id="49" w:author="Walker, Laura (DHS-Contractor)" w:date="2026-03-19T17:34:00Z" w:initials="LW">
    <w:p w14:paraId="44973FBC" w14:textId="77777777" w:rsidR="00FE0D6E" w:rsidRDefault="00FE0D6E" w:rsidP="007A7D2A">
      <w:pPr>
        <w:pStyle w:val="CommentText"/>
      </w:pPr>
      <w:r>
        <w:rPr>
          <w:rStyle w:val="CommentReference"/>
        </w:rPr>
        <w:annotationRef/>
      </w:r>
      <w:r>
        <w:fldChar w:fldCharType="begin"/>
      </w:r>
      <w:r>
        <w:instrText>HYPERLINK "mailto:kelly.benton@dc.gov"</w:instrText>
      </w:r>
      <w:bookmarkStart w:id="53" w:name="_@_D8F8D197024544D981A99E39C18CA116Z"/>
      <w:r>
        <w:fldChar w:fldCharType="separate"/>
      </w:r>
      <w:bookmarkEnd w:id="53"/>
      <w:r w:rsidRPr="007A7D2A">
        <w:rPr>
          <w:rStyle w:val="Mention"/>
          <w:noProof/>
        </w:rPr>
        <w:t>@Benton, Kelly (DHS-Contractor)</w:t>
      </w:r>
      <w:r>
        <w:fldChar w:fldCharType="end"/>
      </w:r>
      <w:r>
        <w:t xml:space="preserve">  I’ll copy the approval template and create 2 based on issuance method - new card vs. existing EBT card. Whether it’s Carl or CFA creating the HTML, I’m not sure if it’s easier to execute as 2 templates or a dynamic field</w:t>
      </w:r>
    </w:p>
  </w:comment>
  <w:comment w:id="120" w:author="Walker, Laura (DHS-Contractor)" w:date="2026-03-09T00:08:00Z" w:initials="LW">
    <w:p w14:paraId="6EEA2F4F" w14:textId="77777777" w:rsidR="00376A18" w:rsidRDefault="00376A18">
      <w:pPr>
        <w:pStyle w:val="CommentText"/>
      </w:pPr>
      <w:r>
        <w:rPr>
          <w:rStyle w:val="CommentReference"/>
        </w:rPr>
        <w:annotationRef/>
      </w:r>
      <w:r>
        <w:t>Aligning this with the FAQ edits on the preapproval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97EED" w15:done="1"/>
  <w15:commentEx w15:paraId="44973FBC" w15:paraIdParent="5E497EED" w15:done="1"/>
  <w15:commentEx w15:paraId="6EEA2F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6AF8C1" w16cex:dateUtc="2026-02-09T15:58:00Z"/>
  <w16cex:commentExtensible w16cex:durableId="21CB9DC1" w16cex:dateUtc="2026-03-19T21:34:00Z">
    <w16cex:extLst>
      <w16:ext w16:uri="{CE6994B0-6A32-4C9F-8C6B-6E91EDA988CE}">
        <cr:reactions xmlns:cr="http://schemas.microsoft.com/office/comments/2020/reactions">
          <cr:reaction reactionType="1">
            <cr:reactionInfo dateUtc="2026-03-20T20:04:20Z">
              <cr:user userId="S::kelly.benton@dc.gov::5b5b7754-3e48-4d99-8b01-dc9fcba811a1" userProvider="AD" userName="Benton, Kelly (DHS-Contractor)"/>
            </cr:reactionInfo>
          </cr:reaction>
        </cr:reactions>
      </w16:ext>
    </w16cex:extLst>
  </w16cex:commentExtensible>
  <w16cex:commentExtensible w16cex:durableId="7E4A181C" w16cex:dateUtc="2026-03-09T04:08:00Z">
    <w16cex:extLst>
      <w16:ext w16:uri="{CE6994B0-6A32-4C9F-8C6B-6E91EDA988CE}">
        <cr:reactions xmlns:cr="http://schemas.microsoft.com/office/comments/2020/reactions">
          <cr:reaction reactionType="1">
            <cr:reactionInfo dateUtc="2026-03-20T19:12:21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97EED" w16cid:durableId="6A6AF8C1"/>
  <w16cid:commentId w16cid:paraId="44973FBC" w16cid:durableId="21CB9DC1"/>
  <w16cid:commentId w16cid:paraId="6EEA2F4F" w16cid:durableId="7E4A18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C693" w14:textId="77777777" w:rsidR="003F5B6D" w:rsidRDefault="003F5B6D">
      <w:pPr>
        <w:spacing w:line="240" w:lineRule="auto"/>
      </w:pPr>
      <w:r>
        <w:separator/>
      </w:r>
    </w:p>
  </w:endnote>
  <w:endnote w:type="continuationSeparator" w:id="0">
    <w:p w14:paraId="0829D8EA" w14:textId="77777777" w:rsidR="003F5B6D" w:rsidRDefault="003F5B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A328BBE-C237-4F47-910A-2BEB5AF7B4BA}"/>
    <w:embedBold r:id="rId2" w:fontKey="{3321A482-EDBE-4E4F-9618-469C2A1237D3}"/>
  </w:font>
  <w:font w:name="Calibri">
    <w:panose1 w:val="020F0502020204030204"/>
    <w:charset w:val="00"/>
    <w:family w:val="swiss"/>
    <w:pitch w:val="variable"/>
    <w:sig w:usb0="E4002EFF" w:usb1="C200247B" w:usb2="00000009" w:usb3="00000000" w:csb0="000001FF" w:csb1="00000000"/>
    <w:embedRegular r:id="rId3" w:fontKey="{3A7F3C93-D114-4F2F-9735-74596C85217A}"/>
  </w:font>
  <w:font w:name="MS Mincho">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embedRegular r:id="rId4" w:fontKey="{8EE9CA0A-AD56-4417-A9F9-662755E6892B}"/>
  </w:font>
  <w:font w:name="Arial Unicode MS">
    <w:altName w:val="Arial"/>
    <w:panose1 w:val="020B0604020202020204"/>
    <w:charset w:val="00"/>
    <w:family w:val="roman"/>
    <w:pitch w:val="variable"/>
    <w:sig w:usb0="00000003" w:usb1="00000000" w:usb2="00000000" w:usb3="00000000" w:csb0="00000001" w:csb1="00000000"/>
    <w:embedRegular r:id="rId5" w:fontKey="{CA1DDB09-E165-4543-9140-010B2E054364}"/>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D353" w14:textId="77777777" w:rsidR="003F5B6D" w:rsidRDefault="003F5B6D">
      <w:pPr>
        <w:spacing w:line="240" w:lineRule="auto"/>
      </w:pPr>
      <w:r>
        <w:separator/>
      </w:r>
    </w:p>
  </w:footnote>
  <w:footnote w:type="continuationSeparator" w:id="0">
    <w:p w14:paraId="2652F6EF" w14:textId="77777777" w:rsidR="003F5B6D" w:rsidRDefault="003F5B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9F3213" w:rsidRDefault="009F3213">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5EC3CFC"/>
    <w:multiLevelType w:val="hybridMultilevel"/>
    <w:tmpl w:val="A02EB4E4"/>
    <w:lvl w:ilvl="0" w:tplc="1220B00C">
      <w:start w:val="1"/>
      <w:numFmt w:val="bullet"/>
      <w:lvlText w:val=""/>
      <w:lvlJc w:val="left"/>
      <w:pPr>
        <w:ind w:left="720" w:hanging="360"/>
      </w:pPr>
      <w:rPr>
        <w:rFonts w:ascii="Symbol" w:hAnsi="Symbol" w:hint="default"/>
      </w:rPr>
    </w:lvl>
    <w:lvl w:ilvl="1" w:tplc="348419A6">
      <w:start w:val="1"/>
      <w:numFmt w:val="bullet"/>
      <w:lvlText w:val="o"/>
      <w:lvlJc w:val="left"/>
      <w:pPr>
        <w:ind w:left="1440" w:hanging="360"/>
      </w:pPr>
      <w:rPr>
        <w:rFonts w:ascii="Courier New" w:hAnsi="Courier New" w:hint="default"/>
      </w:rPr>
    </w:lvl>
    <w:lvl w:ilvl="2" w:tplc="4DAE9B3C">
      <w:start w:val="1"/>
      <w:numFmt w:val="bullet"/>
      <w:lvlText w:val=""/>
      <w:lvlJc w:val="left"/>
      <w:pPr>
        <w:ind w:left="2160" w:hanging="360"/>
      </w:pPr>
      <w:rPr>
        <w:rFonts w:ascii="Wingdings" w:hAnsi="Wingdings" w:hint="default"/>
      </w:rPr>
    </w:lvl>
    <w:lvl w:ilvl="3" w:tplc="BFF6D354">
      <w:start w:val="1"/>
      <w:numFmt w:val="bullet"/>
      <w:lvlText w:val=""/>
      <w:lvlJc w:val="left"/>
      <w:pPr>
        <w:ind w:left="2880" w:hanging="360"/>
      </w:pPr>
      <w:rPr>
        <w:rFonts w:ascii="Symbol" w:hAnsi="Symbol" w:hint="default"/>
      </w:rPr>
    </w:lvl>
    <w:lvl w:ilvl="4" w:tplc="C1D24BC0">
      <w:start w:val="1"/>
      <w:numFmt w:val="bullet"/>
      <w:lvlText w:val="o"/>
      <w:lvlJc w:val="left"/>
      <w:pPr>
        <w:ind w:left="3600" w:hanging="360"/>
      </w:pPr>
      <w:rPr>
        <w:rFonts w:ascii="Courier New" w:hAnsi="Courier New" w:hint="default"/>
      </w:rPr>
    </w:lvl>
    <w:lvl w:ilvl="5" w:tplc="9216EF9E">
      <w:start w:val="1"/>
      <w:numFmt w:val="bullet"/>
      <w:lvlText w:val=""/>
      <w:lvlJc w:val="left"/>
      <w:pPr>
        <w:ind w:left="4320" w:hanging="360"/>
      </w:pPr>
      <w:rPr>
        <w:rFonts w:ascii="Wingdings" w:hAnsi="Wingdings" w:hint="default"/>
      </w:rPr>
    </w:lvl>
    <w:lvl w:ilvl="6" w:tplc="191A5254">
      <w:start w:val="1"/>
      <w:numFmt w:val="bullet"/>
      <w:lvlText w:val=""/>
      <w:lvlJc w:val="left"/>
      <w:pPr>
        <w:ind w:left="5040" w:hanging="360"/>
      </w:pPr>
      <w:rPr>
        <w:rFonts w:ascii="Symbol" w:hAnsi="Symbol" w:hint="default"/>
      </w:rPr>
    </w:lvl>
    <w:lvl w:ilvl="7" w:tplc="F2066E10">
      <w:start w:val="1"/>
      <w:numFmt w:val="bullet"/>
      <w:lvlText w:val="o"/>
      <w:lvlJc w:val="left"/>
      <w:pPr>
        <w:ind w:left="5760" w:hanging="360"/>
      </w:pPr>
      <w:rPr>
        <w:rFonts w:ascii="Courier New" w:hAnsi="Courier New" w:hint="default"/>
      </w:rPr>
    </w:lvl>
    <w:lvl w:ilvl="8" w:tplc="CC10FF80">
      <w:start w:val="1"/>
      <w:numFmt w:val="bullet"/>
      <w:lvlText w:val=""/>
      <w:lvlJc w:val="left"/>
      <w:pPr>
        <w:ind w:left="6480" w:hanging="360"/>
      </w:pPr>
      <w:rPr>
        <w:rFonts w:ascii="Wingdings" w:hAnsi="Wingdings" w:hint="default"/>
      </w:rPr>
    </w:lvl>
  </w:abstractNum>
  <w:abstractNum w:abstractNumId="2"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681C4"/>
    <w:multiLevelType w:val="multilevel"/>
    <w:tmpl w:val="F0686918"/>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6281889"/>
    <w:multiLevelType w:val="hybridMultilevel"/>
    <w:tmpl w:val="07A6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952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146A09"/>
    <w:multiLevelType w:val="multilevel"/>
    <w:tmpl w:val="8726451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6B5684"/>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7A636E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492639">
    <w:abstractNumId w:val="1"/>
  </w:num>
  <w:num w:numId="2" w16cid:durableId="1996059125">
    <w:abstractNumId w:val="4"/>
  </w:num>
  <w:num w:numId="3" w16cid:durableId="736363790">
    <w:abstractNumId w:val="11"/>
  </w:num>
  <w:num w:numId="4" w16cid:durableId="1225415504">
    <w:abstractNumId w:val="13"/>
  </w:num>
  <w:num w:numId="5" w16cid:durableId="1236357794">
    <w:abstractNumId w:val="12"/>
  </w:num>
  <w:num w:numId="6" w16cid:durableId="1295285967">
    <w:abstractNumId w:val="9"/>
  </w:num>
  <w:num w:numId="7" w16cid:durableId="827090624">
    <w:abstractNumId w:val="3"/>
  </w:num>
  <w:num w:numId="8" w16cid:durableId="83647619">
    <w:abstractNumId w:val="10"/>
  </w:num>
  <w:num w:numId="9" w16cid:durableId="1401708784">
    <w:abstractNumId w:val="6"/>
  </w:num>
  <w:num w:numId="10" w16cid:durableId="1048722518">
    <w:abstractNumId w:val="2"/>
  </w:num>
  <w:num w:numId="11" w16cid:durableId="49888959">
    <w:abstractNumId w:val="0"/>
  </w:num>
  <w:num w:numId="12" w16cid:durableId="1866482427">
    <w:abstractNumId w:val="8"/>
  </w:num>
  <w:num w:numId="13" w16cid:durableId="1204824304">
    <w:abstractNumId w:val="7"/>
  </w:num>
  <w:num w:numId="14" w16cid:durableId="708611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13"/>
    <w:rsid w:val="00013560"/>
    <w:rsid w:val="00025820"/>
    <w:rsid w:val="000278DF"/>
    <w:rsid w:val="000551DD"/>
    <w:rsid w:val="000633CB"/>
    <w:rsid w:val="00065045"/>
    <w:rsid w:val="0008330C"/>
    <w:rsid w:val="00094702"/>
    <w:rsid w:val="00097487"/>
    <w:rsid w:val="000B36D9"/>
    <w:rsid w:val="000B463E"/>
    <w:rsid w:val="000C7AF0"/>
    <w:rsid w:val="000D7C2A"/>
    <w:rsid w:val="000E344F"/>
    <w:rsid w:val="000E52A7"/>
    <w:rsid w:val="001112C9"/>
    <w:rsid w:val="001237A3"/>
    <w:rsid w:val="0014520A"/>
    <w:rsid w:val="001558F3"/>
    <w:rsid w:val="00172E58"/>
    <w:rsid w:val="00190B8D"/>
    <w:rsid w:val="00191714"/>
    <w:rsid w:val="00192DC1"/>
    <w:rsid w:val="001B4BAD"/>
    <w:rsid w:val="001B6901"/>
    <w:rsid w:val="001C152F"/>
    <w:rsid w:val="001E19D9"/>
    <w:rsid w:val="00226866"/>
    <w:rsid w:val="00253CD9"/>
    <w:rsid w:val="002563C1"/>
    <w:rsid w:val="00263343"/>
    <w:rsid w:val="00263934"/>
    <w:rsid w:val="00281E83"/>
    <w:rsid w:val="002A286A"/>
    <w:rsid w:val="002A592D"/>
    <w:rsid w:val="002B1117"/>
    <w:rsid w:val="002B2FE7"/>
    <w:rsid w:val="002E4A3E"/>
    <w:rsid w:val="00331CC0"/>
    <w:rsid w:val="00332B79"/>
    <w:rsid w:val="00340D83"/>
    <w:rsid w:val="0035576F"/>
    <w:rsid w:val="00357AE8"/>
    <w:rsid w:val="00367757"/>
    <w:rsid w:val="00376A18"/>
    <w:rsid w:val="003A1EB5"/>
    <w:rsid w:val="003A268D"/>
    <w:rsid w:val="003B647D"/>
    <w:rsid w:val="003D237D"/>
    <w:rsid w:val="003D3D84"/>
    <w:rsid w:val="003E4B86"/>
    <w:rsid w:val="003F5B6D"/>
    <w:rsid w:val="00404E57"/>
    <w:rsid w:val="0042119B"/>
    <w:rsid w:val="0043417D"/>
    <w:rsid w:val="00446B67"/>
    <w:rsid w:val="00452DC0"/>
    <w:rsid w:val="004677E0"/>
    <w:rsid w:val="00482852"/>
    <w:rsid w:val="0048292B"/>
    <w:rsid w:val="00482A9D"/>
    <w:rsid w:val="004B58A8"/>
    <w:rsid w:val="004D7562"/>
    <w:rsid w:val="004E2259"/>
    <w:rsid w:val="004E38D8"/>
    <w:rsid w:val="004F22E9"/>
    <w:rsid w:val="004F4CAE"/>
    <w:rsid w:val="00520C99"/>
    <w:rsid w:val="0052425C"/>
    <w:rsid w:val="00530901"/>
    <w:rsid w:val="00545C4D"/>
    <w:rsid w:val="00583A32"/>
    <w:rsid w:val="00592596"/>
    <w:rsid w:val="005B06CD"/>
    <w:rsid w:val="005C30A6"/>
    <w:rsid w:val="005C5730"/>
    <w:rsid w:val="005C6B28"/>
    <w:rsid w:val="005F6476"/>
    <w:rsid w:val="00610458"/>
    <w:rsid w:val="006236F8"/>
    <w:rsid w:val="006279C4"/>
    <w:rsid w:val="00683599"/>
    <w:rsid w:val="006A3303"/>
    <w:rsid w:val="006C72CE"/>
    <w:rsid w:val="006D57BF"/>
    <w:rsid w:val="006E034F"/>
    <w:rsid w:val="00701797"/>
    <w:rsid w:val="00702DB6"/>
    <w:rsid w:val="00705012"/>
    <w:rsid w:val="00746C91"/>
    <w:rsid w:val="00756623"/>
    <w:rsid w:val="007A6C49"/>
    <w:rsid w:val="007A7D2A"/>
    <w:rsid w:val="007B2C28"/>
    <w:rsid w:val="007B3691"/>
    <w:rsid w:val="007C385B"/>
    <w:rsid w:val="007C3FAF"/>
    <w:rsid w:val="007E0A22"/>
    <w:rsid w:val="007E60A1"/>
    <w:rsid w:val="00823B27"/>
    <w:rsid w:val="00824A3D"/>
    <w:rsid w:val="00843866"/>
    <w:rsid w:val="008506B8"/>
    <w:rsid w:val="00855953"/>
    <w:rsid w:val="00861526"/>
    <w:rsid w:val="00863F7A"/>
    <w:rsid w:val="0087647B"/>
    <w:rsid w:val="00887D90"/>
    <w:rsid w:val="008B0ED0"/>
    <w:rsid w:val="008B5746"/>
    <w:rsid w:val="008C04EE"/>
    <w:rsid w:val="008E69E3"/>
    <w:rsid w:val="009014F7"/>
    <w:rsid w:val="009215D6"/>
    <w:rsid w:val="0092310B"/>
    <w:rsid w:val="00937E1D"/>
    <w:rsid w:val="00962485"/>
    <w:rsid w:val="00976C6F"/>
    <w:rsid w:val="00984A43"/>
    <w:rsid w:val="00997F6B"/>
    <w:rsid w:val="009A35A1"/>
    <w:rsid w:val="009A556B"/>
    <w:rsid w:val="009A7D3C"/>
    <w:rsid w:val="009C18FA"/>
    <w:rsid w:val="009D1BB6"/>
    <w:rsid w:val="009D370E"/>
    <w:rsid w:val="009E2101"/>
    <w:rsid w:val="009F10A4"/>
    <w:rsid w:val="009F3213"/>
    <w:rsid w:val="009F699C"/>
    <w:rsid w:val="00A10F04"/>
    <w:rsid w:val="00A20253"/>
    <w:rsid w:val="00A229E9"/>
    <w:rsid w:val="00A26BC7"/>
    <w:rsid w:val="00A31539"/>
    <w:rsid w:val="00A42606"/>
    <w:rsid w:val="00A50B1A"/>
    <w:rsid w:val="00A540F9"/>
    <w:rsid w:val="00A601AC"/>
    <w:rsid w:val="00A9026D"/>
    <w:rsid w:val="00A9077D"/>
    <w:rsid w:val="00AB792C"/>
    <w:rsid w:val="00AD1F40"/>
    <w:rsid w:val="00AE11A3"/>
    <w:rsid w:val="00B24123"/>
    <w:rsid w:val="00B30C8F"/>
    <w:rsid w:val="00B4681F"/>
    <w:rsid w:val="00B469A3"/>
    <w:rsid w:val="00B52FB2"/>
    <w:rsid w:val="00B539A4"/>
    <w:rsid w:val="00B67C00"/>
    <w:rsid w:val="00BA7D73"/>
    <w:rsid w:val="00BB697C"/>
    <w:rsid w:val="00BC3958"/>
    <w:rsid w:val="00BE1382"/>
    <w:rsid w:val="00C01303"/>
    <w:rsid w:val="00C03B9C"/>
    <w:rsid w:val="00C06934"/>
    <w:rsid w:val="00C07864"/>
    <w:rsid w:val="00C10EAE"/>
    <w:rsid w:val="00C15FC0"/>
    <w:rsid w:val="00C34B86"/>
    <w:rsid w:val="00C5176C"/>
    <w:rsid w:val="00C53C60"/>
    <w:rsid w:val="00C7352C"/>
    <w:rsid w:val="00C83161"/>
    <w:rsid w:val="00C90BD2"/>
    <w:rsid w:val="00C92C3D"/>
    <w:rsid w:val="00C95AE4"/>
    <w:rsid w:val="00CA62FC"/>
    <w:rsid w:val="00CC3692"/>
    <w:rsid w:val="00CC69A1"/>
    <w:rsid w:val="00CD0E71"/>
    <w:rsid w:val="00CD1BB0"/>
    <w:rsid w:val="00CE0F88"/>
    <w:rsid w:val="00CE2C45"/>
    <w:rsid w:val="00CE4E83"/>
    <w:rsid w:val="00D008EF"/>
    <w:rsid w:val="00D13CD0"/>
    <w:rsid w:val="00D238E6"/>
    <w:rsid w:val="00D469AB"/>
    <w:rsid w:val="00D83B20"/>
    <w:rsid w:val="00D951E0"/>
    <w:rsid w:val="00DF5091"/>
    <w:rsid w:val="00E055EB"/>
    <w:rsid w:val="00E13840"/>
    <w:rsid w:val="00E243F8"/>
    <w:rsid w:val="00E32537"/>
    <w:rsid w:val="00E50BC0"/>
    <w:rsid w:val="00E53915"/>
    <w:rsid w:val="00E544A0"/>
    <w:rsid w:val="00E60B04"/>
    <w:rsid w:val="00EA2263"/>
    <w:rsid w:val="00EB6ABA"/>
    <w:rsid w:val="00EC5B00"/>
    <w:rsid w:val="00EC701E"/>
    <w:rsid w:val="00EE6A91"/>
    <w:rsid w:val="00EF6C27"/>
    <w:rsid w:val="00F16FAC"/>
    <w:rsid w:val="00F322EF"/>
    <w:rsid w:val="00F37B40"/>
    <w:rsid w:val="00F45B83"/>
    <w:rsid w:val="00F45BB6"/>
    <w:rsid w:val="00F563C5"/>
    <w:rsid w:val="00F56F29"/>
    <w:rsid w:val="00F85A23"/>
    <w:rsid w:val="00F91CBF"/>
    <w:rsid w:val="00F9519A"/>
    <w:rsid w:val="00FD2753"/>
    <w:rsid w:val="00FE0D6E"/>
    <w:rsid w:val="00FE1ACB"/>
    <w:rsid w:val="00FE4C52"/>
    <w:rsid w:val="00FE777A"/>
    <w:rsid w:val="02A91820"/>
    <w:rsid w:val="031934A5"/>
    <w:rsid w:val="03CB09C8"/>
    <w:rsid w:val="03F663CB"/>
    <w:rsid w:val="047982E2"/>
    <w:rsid w:val="0540B828"/>
    <w:rsid w:val="05B7AF77"/>
    <w:rsid w:val="080C298F"/>
    <w:rsid w:val="0896EAC5"/>
    <w:rsid w:val="09344945"/>
    <w:rsid w:val="096D4342"/>
    <w:rsid w:val="09F1D5A5"/>
    <w:rsid w:val="0B054C68"/>
    <w:rsid w:val="0BFC2C95"/>
    <w:rsid w:val="123E0B61"/>
    <w:rsid w:val="135BB6BE"/>
    <w:rsid w:val="15CA7892"/>
    <w:rsid w:val="175A6035"/>
    <w:rsid w:val="1A7C6009"/>
    <w:rsid w:val="1C53B8D5"/>
    <w:rsid w:val="1F379EB7"/>
    <w:rsid w:val="23E68E69"/>
    <w:rsid w:val="24EAE5DD"/>
    <w:rsid w:val="25D6BF55"/>
    <w:rsid w:val="2ABA0249"/>
    <w:rsid w:val="2E3183B2"/>
    <w:rsid w:val="356BC9CB"/>
    <w:rsid w:val="361CA4A0"/>
    <w:rsid w:val="3994C883"/>
    <w:rsid w:val="3B57CF25"/>
    <w:rsid w:val="3E315D81"/>
    <w:rsid w:val="3EC035FC"/>
    <w:rsid w:val="3ED0B9D6"/>
    <w:rsid w:val="3F0BFF62"/>
    <w:rsid w:val="3F438409"/>
    <w:rsid w:val="40A21EE1"/>
    <w:rsid w:val="413E9EA8"/>
    <w:rsid w:val="481D1E6F"/>
    <w:rsid w:val="4EB23B36"/>
    <w:rsid w:val="5564B9DF"/>
    <w:rsid w:val="55FA14F2"/>
    <w:rsid w:val="56299F54"/>
    <w:rsid w:val="5EB4BBEC"/>
    <w:rsid w:val="6038E86F"/>
    <w:rsid w:val="60EC5EF1"/>
    <w:rsid w:val="61E77EFF"/>
    <w:rsid w:val="63DC466E"/>
    <w:rsid w:val="64D2929E"/>
    <w:rsid w:val="67F30C42"/>
    <w:rsid w:val="68AC5AAB"/>
    <w:rsid w:val="6AA4E820"/>
    <w:rsid w:val="6D7804FB"/>
    <w:rsid w:val="6E9F7FAD"/>
    <w:rsid w:val="6F3DC194"/>
    <w:rsid w:val="706213E8"/>
    <w:rsid w:val="7128D552"/>
    <w:rsid w:val="7257B515"/>
    <w:rsid w:val="73923903"/>
    <w:rsid w:val="7DA83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5AF"/>
  <w15:docId w15:val="{634988BB-CAC3-4CFC-A065-78FF80AA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8C04EE"/>
    <w:pPr>
      <w:spacing w:line="240" w:lineRule="auto"/>
    </w:pPr>
  </w:style>
  <w:style w:type="character" w:styleId="CommentReference">
    <w:name w:val="annotation reference"/>
    <w:basedOn w:val="DefaultParagraphFont"/>
    <w:uiPriority w:val="99"/>
    <w:semiHidden/>
    <w:unhideWhenUsed/>
    <w:rsid w:val="008B0ED0"/>
    <w:rPr>
      <w:sz w:val="16"/>
      <w:szCs w:val="16"/>
    </w:rPr>
  </w:style>
  <w:style w:type="paragraph" w:styleId="CommentText">
    <w:name w:val="annotation text"/>
    <w:basedOn w:val="Normal"/>
    <w:link w:val="CommentTextChar"/>
    <w:uiPriority w:val="99"/>
    <w:unhideWhenUsed/>
    <w:rsid w:val="008B0ED0"/>
    <w:pPr>
      <w:spacing w:line="240" w:lineRule="auto"/>
    </w:pPr>
    <w:rPr>
      <w:sz w:val="20"/>
      <w:szCs w:val="20"/>
    </w:rPr>
  </w:style>
  <w:style w:type="character" w:customStyle="1" w:styleId="CommentTextChar">
    <w:name w:val="Comment Text Char"/>
    <w:basedOn w:val="DefaultParagraphFont"/>
    <w:link w:val="CommentText"/>
    <w:uiPriority w:val="99"/>
    <w:rsid w:val="008B0ED0"/>
    <w:rPr>
      <w:sz w:val="20"/>
      <w:szCs w:val="20"/>
    </w:rPr>
  </w:style>
  <w:style w:type="paragraph" w:styleId="CommentSubject">
    <w:name w:val="annotation subject"/>
    <w:basedOn w:val="CommentText"/>
    <w:next w:val="CommentText"/>
    <w:link w:val="CommentSubjectChar"/>
    <w:uiPriority w:val="99"/>
    <w:semiHidden/>
    <w:unhideWhenUsed/>
    <w:rsid w:val="008B0ED0"/>
    <w:rPr>
      <w:b/>
      <w:bCs/>
    </w:rPr>
  </w:style>
  <w:style w:type="character" w:customStyle="1" w:styleId="CommentSubjectChar">
    <w:name w:val="Comment Subject Char"/>
    <w:basedOn w:val="CommentTextChar"/>
    <w:link w:val="CommentSubject"/>
    <w:uiPriority w:val="99"/>
    <w:semiHidden/>
    <w:rsid w:val="008B0ED0"/>
    <w:rPr>
      <w:b/>
      <w:bCs/>
      <w:sz w:val="20"/>
      <w:szCs w:val="20"/>
    </w:rPr>
  </w:style>
  <w:style w:type="character" w:styleId="Mention">
    <w:name w:val="Mention"/>
    <w:basedOn w:val="DefaultParagraphFont"/>
    <w:uiPriority w:val="99"/>
    <w:unhideWhenUsed/>
    <w:rsid w:val="008B0ED0"/>
    <w:rPr>
      <w:color w:val="2B579A"/>
      <w:shd w:val="clear" w:color="auto" w:fill="E1DFDD"/>
    </w:rPr>
  </w:style>
  <w:style w:type="character" w:styleId="Hyperlink">
    <w:name w:val="Hyperlink"/>
    <w:basedOn w:val="DefaultParagraphFont"/>
    <w:uiPriority w:val="99"/>
    <w:unhideWhenUsed/>
    <w:rsid w:val="00367757"/>
    <w:rPr>
      <w:color w:val="0000FF" w:themeColor="hyperlink"/>
      <w:u w:val="single"/>
    </w:rPr>
  </w:style>
  <w:style w:type="character" w:styleId="UnresolvedMention">
    <w:name w:val="Unresolved Mention"/>
    <w:basedOn w:val="DefaultParagraphFont"/>
    <w:uiPriority w:val="99"/>
    <w:semiHidden/>
    <w:unhideWhenUsed/>
    <w:rsid w:val="00367757"/>
    <w:rPr>
      <w:color w:val="605E5C"/>
      <w:shd w:val="clear" w:color="auto" w:fill="E1DFDD"/>
    </w:rPr>
  </w:style>
  <w:style w:type="paragraph" w:styleId="ListParagraph">
    <w:name w:val="List Paragraph"/>
    <w:basedOn w:val="Normal"/>
    <w:uiPriority w:val="34"/>
    <w:qFormat/>
    <w:rsid w:val="00D238E6"/>
    <w:pPr>
      <w:ind w:left="720"/>
      <w:contextualSpacing/>
    </w:pPr>
  </w:style>
  <w:style w:type="paragraph" w:styleId="Header">
    <w:name w:val="header"/>
    <w:basedOn w:val="Normal"/>
    <w:link w:val="HeaderChar"/>
    <w:uiPriority w:val="99"/>
    <w:semiHidden/>
    <w:unhideWhenUsed/>
    <w:rsid w:val="00EA226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A2263"/>
  </w:style>
  <w:style w:type="paragraph" w:styleId="Footer">
    <w:name w:val="footer"/>
    <w:basedOn w:val="Normal"/>
    <w:link w:val="FooterChar"/>
    <w:uiPriority w:val="99"/>
    <w:semiHidden/>
    <w:unhideWhenUsed/>
    <w:rsid w:val="00EA226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A2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sunbucks.dc.gov/"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sunbucks.dc.gov/"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sunbucks.dc.go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sunbucks.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sunbucks.dc.gov/" TargetMode="External"/><Relationship Id="rId10" Type="http://schemas.openxmlformats.org/officeDocument/2006/relationships/image" Target="media/image1.png"/><Relationship Id="rId19"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sunbucks.dc.gov/"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CC8E2-047F-4FB4-97E2-42C969C69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83F501-3776-4E14-A7D7-8E35A98B6B89}">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3.xml><?xml version="1.0" encoding="utf-8"?>
<ds:datastoreItem xmlns:ds="http://schemas.openxmlformats.org/officeDocument/2006/customXml" ds:itemID="{9BFFA221-97E8-4410-93CD-4B0AD1614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4058</Words>
  <Characters>20862</Characters>
  <Application>Microsoft Office Word</Application>
  <DocSecurity>0</DocSecurity>
  <Lines>401</Lines>
  <Paragraphs>169</Paragraphs>
  <ScaleCrop>false</ScaleCrop>
  <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32</cp:revision>
  <dcterms:created xsi:type="dcterms:W3CDTF">2026-04-14T15:22:00Z</dcterms:created>
  <dcterms:modified xsi:type="dcterms:W3CDTF">2026-04-14T15:40:00Z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