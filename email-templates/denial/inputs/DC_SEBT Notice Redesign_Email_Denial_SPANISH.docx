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36573" w14:textId="7FF4A362" w:rsidR="000660E1" w:rsidRDefault="007F2E68" w:rsidP="12AC65F8">
      <w:pPr>
        <w:pStyle w:val="Heading2"/>
        <w:keepNext w:val="0"/>
        <w:keepLines w:val="0"/>
        <w:spacing w:after="80"/>
        <w:rPr>
          <w:b/>
          <w:bCs/>
          <w:sz w:val="33"/>
          <w:szCs w:val="33"/>
          <w:highlight w:val="yellow"/>
        </w:rPr>
      </w:pPr>
      <w:bookmarkStart w:id="0" w:name="_k2z3ub1pkqga"/>
      <w:bookmarkEnd w:id="0"/>
      <w:r w:rsidRPr="12AC65F8">
        <w:rPr>
          <w:sz w:val="24"/>
          <w:szCs w:val="24"/>
        </w:rPr>
        <w:t xml:space="preserve">Subject Line: </w:t>
      </w:r>
      <w:r>
        <w:br/>
      </w:r>
      <w:ins w:id="1" w:author="Walker, Laura (DHS-Contractor)" w:date="2026-04-14T13:39:00Z" w16du:dateUtc="2026-04-14T17:39:00Z">
        <w:r w:rsidR="00E9756B" w:rsidRPr="00E9756B">
          <w:rPr>
            <w:b/>
            <w:bCs/>
            <w:lang w:bidi="es-ES"/>
            <w:rPrChange w:id="2" w:author="Walker, Laura (DHS-Contractor)" w:date="2026-04-14T13:39:00Z" w16du:dateUtc="2026-04-14T17:39:00Z">
              <w:rPr>
                <w:lang w:bidi="es-ES"/>
              </w:rPr>
            </w:rPrChange>
          </w:rPr>
          <w:t xml:space="preserve">Aviso de </w:t>
        </w:r>
        <w:proofErr w:type="spellStart"/>
        <w:r w:rsidR="00E9756B" w:rsidRPr="00E9756B">
          <w:rPr>
            <w:b/>
            <w:bCs/>
            <w:lang w:bidi="es-ES"/>
            <w:rPrChange w:id="3" w:author="Walker, Laura (DHS-Contractor)" w:date="2026-04-14T13:39:00Z" w16du:dateUtc="2026-04-14T17:39:00Z">
              <w:rPr>
                <w:lang w:bidi="es-ES"/>
              </w:rPr>
            </w:rPrChange>
          </w:rPr>
          <w:t>denegación</w:t>
        </w:r>
        <w:proofErr w:type="spellEnd"/>
        <w:r w:rsidR="00E9756B" w:rsidRPr="00E9756B">
          <w:rPr>
            <w:b/>
            <w:bCs/>
            <w:lang w:bidi="es-ES"/>
            <w:rPrChange w:id="4" w:author="Walker, Laura (DHS-Contractor)" w:date="2026-04-14T13:39:00Z" w16du:dateUtc="2026-04-14T17:39:00Z">
              <w:rPr>
                <w:lang w:bidi="es-ES"/>
              </w:rPr>
            </w:rPrChange>
          </w:rPr>
          <w:t xml:space="preserve"> de DC SUN Bucks</w:t>
        </w:r>
        <w:r w:rsidR="00E9756B" w:rsidRPr="12AC65F8" w:rsidDel="00E9756B">
          <w:rPr>
            <w:b/>
            <w:bCs/>
            <w:sz w:val="33"/>
            <w:szCs w:val="33"/>
          </w:rPr>
          <w:t xml:space="preserve"> </w:t>
        </w:r>
      </w:ins>
      <w:del w:id="5" w:author="Walker, Laura (DHS-Contractor)" w:date="2026-04-14T13:39:00Z" w16du:dateUtc="2026-04-14T17:39:00Z">
        <w:r w:rsidRPr="12AC65F8" w:rsidDel="00E9756B">
          <w:rPr>
            <w:b/>
            <w:bCs/>
            <w:sz w:val="33"/>
            <w:szCs w:val="33"/>
          </w:rPr>
          <w:delText>Notice of DC SUN Bucks Denial</w:delText>
        </w:r>
        <w:r w:rsidR="00A13801" w:rsidRPr="12AC65F8" w:rsidDel="00E9756B">
          <w:rPr>
            <w:b/>
            <w:bCs/>
            <w:sz w:val="33"/>
            <w:szCs w:val="33"/>
          </w:rPr>
          <w:delText xml:space="preserve"> </w:delText>
        </w:r>
      </w:del>
      <w:ins w:id="6" w:author="Walker, Laura (DHS-Contractor)" w:date="2026-04-14T13:37:00Z" w16du:dateUtc="2026-04-14T17:37:00Z">
        <w:r w:rsidR="004E2AC4" w:rsidRPr="00B818DF">
          <w:rPr>
            <w:b/>
            <w:bCs/>
          </w:rPr>
          <w:t>[</w:t>
        </w:r>
        <w:r w:rsidR="004E2AC4" w:rsidRPr="00B818DF">
          <w:rPr>
            <w:rFonts w:eastAsia="Cambria" w:cs="Calibri"/>
            <w:b/>
            <w:lang w:bidi="es-ES"/>
          </w:rPr>
          <w:t>NO SE NECESITA NINGUNA ACCIÓN</w:t>
        </w:r>
        <w:r w:rsidR="004E2AC4" w:rsidRPr="00B818DF">
          <w:rPr>
            <w:b/>
            <w:bCs/>
          </w:rPr>
          <w:t>]</w:t>
        </w:r>
        <w:r w:rsidR="004E2AC4" w:rsidRPr="12AC65F8" w:rsidDel="004E2AC4">
          <w:rPr>
            <w:b/>
            <w:bCs/>
            <w:sz w:val="33"/>
            <w:szCs w:val="33"/>
          </w:rPr>
          <w:t xml:space="preserve"> </w:t>
        </w:r>
      </w:ins>
      <w:del w:id="7" w:author="Walker, Laura (DHS-Contractor)" w:date="2026-04-14T13:37:00Z" w16du:dateUtc="2026-04-14T17:37:00Z">
        <w:r w:rsidR="00A13801" w:rsidRPr="12AC65F8" w:rsidDel="004E2AC4">
          <w:rPr>
            <w:b/>
            <w:bCs/>
            <w:sz w:val="33"/>
            <w:szCs w:val="33"/>
          </w:rPr>
          <w:delText>[NO ACTION NEEDED]</w:delText>
        </w:r>
      </w:del>
    </w:p>
    <w:p w14:paraId="672A6659" w14:textId="17189E12" w:rsidR="000660E1" w:rsidRDefault="00D10170">
      <w:pPr>
        <w:spacing w:before="220" w:after="220"/>
        <w:rPr>
          <w:sz w:val="21"/>
          <w:szCs w:val="21"/>
        </w:rPr>
      </w:pPr>
      <w:r>
        <w:rPr>
          <w:noProof/>
        </w:rPr>
        <w:drawing>
          <wp:inline distT="0" distB="0" distL="0" distR="0" wp14:anchorId="31A1F56C" wp14:editId="4C362E77">
            <wp:extent cx="1857375" cy="819150"/>
            <wp:effectExtent l="0" t="0" r="0" b="0"/>
            <wp:docPr id="943921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80" name=""/>
                    <pic:cNvPicPr/>
                  </pic:nvPicPr>
                  <pic:blipFill>
                    <a:blip r:embed="rId11">
                      <a:extLst>
                        <a:ext uri="{28A0092B-C50C-407E-A947-70E740481C1C}">
                          <a14:useLocalDpi xmlns:a14="http://schemas.microsoft.com/office/drawing/2010/main" val="0"/>
                        </a:ext>
                      </a:extLst>
                    </a:blip>
                    <a:stretch>
                      <a:fillRect/>
                    </a:stretch>
                  </pic:blipFill>
                  <pic:spPr>
                    <a:xfrm>
                      <a:off x="0" y="0"/>
                      <a:ext cx="1857375" cy="819150"/>
                    </a:xfrm>
                    <a:prstGeom prst="rect">
                      <a:avLst/>
                    </a:prstGeom>
                  </pic:spPr>
                </pic:pic>
              </a:graphicData>
            </a:graphic>
          </wp:inline>
        </w:drawing>
      </w:r>
    </w:p>
    <w:p w14:paraId="1FCFFD17" w14:textId="2EEDCF01" w:rsidR="00FB4F1A" w:rsidRPr="00482A9D" w:rsidRDefault="00FB4F1A" w:rsidP="00FB4F1A">
      <w:pPr>
        <w:spacing w:before="220" w:after="220"/>
        <w:rPr>
          <w:ins w:id="8" w:author="Walker, Laura (DHS-Contractor)" w:date="2026-04-14T13:37:00Z" w16du:dateUtc="2026-04-14T17:37:00Z"/>
        </w:rPr>
      </w:pPr>
      <w:proofErr w:type="spellStart"/>
      <w:ins w:id="9" w:author="Walker, Laura (DHS-Contractor)" w:date="2026-04-14T13:37:00Z" w16du:dateUtc="2026-04-14T17:37:00Z">
        <w:r w:rsidRPr="00003866">
          <w:t>Estimado</w:t>
        </w:r>
        <w:proofErr w:type="spellEnd"/>
        <w:r w:rsidRPr="00003866">
          <w:t xml:space="preserve">(a) </w:t>
        </w:r>
        <w:r w:rsidRPr="7DA8347B">
          <w:rPr>
            <w:sz w:val="21"/>
            <w:szCs w:val="21"/>
            <w:highlight w:val="yellow"/>
          </w:rPr>
          <w:t>&lt;GUARDIAN FIRST NAME&gt; &lt;GUARDIAN FIRST NAME&gt;</w:t>
        </w:r>
        <w:r>
          <w:t>:</w:t>
        </w:r>
      </w:ins>
    </w:p>
    <w:p w14:paraId="6EE9ADDC" w14:textId="657DA280" w:rsidR="000660E1" w:rsidDel="00FB4F1A" w:rsidRDefault="007F2E68">
      <w:pPr>
        <w:spacing w:before="220" w:after="220"/>
        <w:rPr>
          <w:del w:id="10" w:author="Walker, Laura (DHS-Contractor)" w:date="2026-04-14T13:37:00Z" w16du:dateUtc="2026-04-14T17:37:00Z"/>
          <w:sz w:val="21"/>
          <w:szCs w:val="21"/>
        </w:rPr>
      </w:pPr>
      <w:del w:id="11" w:author="Walker, Laura (DHS-Contractor)" w:date="2026-04-14T13:37:00Z" w16du:dateUtc="2026-04-14T17:37:00Z">
        <w:r w:rsidDel="00FB4F1A">
          <w:rPr>
            <w:sz w:val="21"/>
            <w:szCs w:val="21"/>
          </w:rPr>
          <w:delText xml:space="preserve">Dear </w:delText>
        </w:r>
        <w:r w:rsidDel="00FB4F1A">
          <w:rPr>
            <w:sz w:val="21"/>
            <w:szCs w:val="21"/>
            <w:highlight w:val="yellow"/>
          </w:rPr>
          <w:delText xml:space="preserve">&lt;GUARDIAN </w:delText>
        </w:r>
        <w:r w:rsidR="00D41CEC" w:rsidDel="00FB4F1A">
          <w:rPr>
            <w:sz w:val="21"/>
            <w:szCs w:val="21"/>
            <w:highlight w:val="yellow"/>
          </w:rPr>
          <w:delText xml:space="preserve">FIRST </w:delText>
        </w:r>
        <w:r w:rsidDel="00FB4F1A">
          <w:rPr>
            <w:sz w:val="21"/>
            <w:szCs w:val="21"/>
            <w:highlight w:val="yellow"/>
          </w:rPr>
          <w:delText>NAME&gt;</w:delText>
        </w:r>
        <w:r w:rsidR="00D41CEC" w:rsidDel="00FB4F1A">
          <w:rPr>
            <w:sz w:val="21"/>
            <w:szCs w:val="21"/>
          </w:rPr>
          <w:delText xml:space="preserve"> </w:delText>
        </w:r>
        <w:r w:rsidR="00D41CEC" w:rsidDel="00FB4F1A">
          <w:rPr>
            <w:sz w:val="21"/>
            <w:szCs w:val="21"/>
            <w:highlight w:val="yellow"/>
          </w:rPr>
          <w:delText>&lt;GUARDIAN LAST NAME&gt;</w:delText>
        </w:r>
        <w:r w:rsidDel="00FB4F1A">
          <w:rPr>
            <w:sz w:val="21"/>
            <w:szCs w:val="21"/>
          </w:rPr>
          <w:delText>:</w:delText>
        </w:r>
      </w:del>
    </w:p>
    <w:p w14:paraId="04CFF61B" w14:textId="414BA603" w:rsidR="008D7F08" w:rsidDel="00AB5180" w:rsidRDefault="00AB5180" w:rsidP="12AC65F8">
      <w:pPr>
        <w:pStyle w:val="ListParagraph"/>
        <w:numPr>
          <w:ilvl w:val="0"/>
          <w:numId w:val="2"/>
        </w:numPr>
        <w:shd w:val="clear" w:color="auto" w:fill="FFFFFF" w:themeFill="background1"/>
        <w:spacing w:line="331" w:lineRule="auto"/>
        <w:rPr>
          <w:del w:id="12" w:author="Walker, Laura (DHS-Contractor)" w:date="2026-04-14T13:42:00Z" w16du:dateUtc="2026-04-14T17:42:00Z"/>
          <w:lang w:bidi="es-ES"/>
        </w:rPr>
      </w:pPr>
      <w:proofErr w:type="spellStart"/>
      <w:ins w:id="13" w:author="Walker, Laura (DHS-Contractor)" w:date="2026-04-14T13:42:00Z" w16du:dateUtc="2026-04-14T17:42:00Z">
        <w:r w:rsidRPr="00E2351D">
          <w:rPr>
            <w:lang w:bidi="es-ES"/>
          </w:rPr>
          <w:t>Desafortunadamente</w:t>
        </w:r>
        <w:proofErr w:type="spellEnd"/>
        <w:r w:rsidRPr="00E2351D">
          <w:rPr>
            <w:lang w:bidi="es-ES"/>
          </w:rPr>
          <w:t xml:space="preserve">, </w:t>
        </w:r>
        <w:proofErr w:type="spellStart"/>
        <w:r w:rsidRPr="00E2351D">
          <w:rPr>
            <w:lang w:bidi="es-ES"/>
          </w:rPr>
          <w:t>su</w:t>
        </w:r>
        <w:proofErr w:type="spellEnd"/>
        <w:r w:rsidRPr="00E2351D">
          <w:rPr>
            <w:lang w:bidi="es-ES"/>
          </w:rPr>
          <w:t xml:space="preserve"> </w:t>
        </w:r>
        <w:proofErr w:type="spellStart"/>
        <w:r w:rsidRPr="00E2351D">
          <w:rPr>
            <w:lang w:bidi="es-ES"/>
          </w:rPr>
          <w:t>solicitud</w:t>
        </w:r>
        <w:proofErr w:type="spellEnd"/>
        <w:r w:rsidRPr="00E2351D">
          <w:rPr>
            <w:lang w:bidi="es-ES"/>
          </w:rPr>
          <w:t xml:space="preserve"> de DC SUN Bucks para 2026 </w:t>
        </w:r>
        <w:r w:rsidRPr="00AB5180">
          <w:rPr>
            <w:b/>
            <w:bCs/>
            <w:lang w:bidi="es-ES"/>
            <w:rPrChange w:id="14" w:author="Walker, Laura (DHS-Contractor)" w:date="2026-04-14T13:42:00Z" w16du:dateUtc="2026-04-14T17:42:00Z">
              <w:rPr>
                <w:lang w:bidi="es-ES"/>
              </w:rPr>
            </w:rPrChange>
          </w:rPr>
          <w:t xml:space="preserve">se </w:t>
        </w:r>
        <w:proofErr w:type="spellStart"/>
        <w:r w:rsidRPr="00AB5180">
          <w:rPr>
            <w:b/>
            <w:bCs/>
            <w:lang w:bidi="es-ES"/>
            <w:rPrChange w:id="15" w:author="Walker, Laura (DHS-Contractor)" w:date="2026-04-14T13:42:00Z" w16du:dateUtc="2026-04-14T17:42:00Z">
              <w:rPr>
                <w:lang w:bidi="es-ES"/>
              </w:rPr>
            </w:rPrChange>
          </w:rPr>
          <w:t>denegó</w:t>
        </w:r>
        <w:proofErr w:type="spellEnd"/>
        <w:r w:rsidRPr="00AB5180">
          <w:rPr>
            <w:b/>
            <w:bCs/>
            <w:lang w:bidi="es-ES"/>
            <w:rPrChange w:id="16" w:author="Walker, Laura (DHS-Contractor)" w:date="2026-04-14T13:42:00Z" w16du:dateUtc="2026-04-14T17:42:00Z">
              <w:rPr>
                <w:lang w:bidi="es-ES"/>
              </w:rPr>
            </w:rPrChange>
          </w:rPr>
          <w:t xml:space="preserve"> para </w:t>
        </w:r>
        <w:proofErr w:type="spellStart"/>
        <w:r w:rsidRPr="00AB5180">
          <w:rPr>
            <w:b/>
            <w:bCs/>
            <w:lang w:bidi="es-ES"/>
            <w:rPrChange w:id="17" w:author="Walker, Laura (DHS-Contractor)" w:date="2026-04-14T13:42:00Z" w16du:dateUtc="2026-04-14T17:42:00Z">
              <w:rPr>
                <w:lang w:bidi="es-ES"/>
              </w:rPr>
            </w:rPrChange>
          </w:rPr>
          <w:t>el</w:t>
        </w:r>
        <w:proofErr w:type="spellEnd"/>
        <w:r w:rsidRPr="00AB5180">
          <w:rPr>
            <w:b/>
            <w:bCs/>
            <w:lang w:bidi="es-ES"/>
            <w:rPrChange w:id="18" w:author="Walker, Laura (DHS-Contractor)" w:date="2026-04-14T13:42:00Z" w16du:dateUtc="2026-04-14T17:42:00Z">
              <w:rPr>
                <w:lang w:bidi="es-ES"/>
              </w:rPr>
            </w:rPrChange>
          </w:rPr>
          <w:t xml:space="preserve"> </w:t>
        </w:r>
        <w:proofErr w:type="spellStart"/>
        <w:r w:rsidRPr="00AB5180">
          <w:rPr>
            <w:b/>
            <w:bCs/>
            <w:lang w:bidi="es-ES"/>
            <w:rPrChange w:id="19" w:author="Walker, Laura (DHS-Contractor)" w:date="2026-04-14T13:42:00Z" w16du:dateUtc="2026-04-14T17:42:00Z">
              <w:rPr>
                <w:lang w:bidi="es-ES"/>
              </w:rPr>
            </w:rPrChange>
          </w:rPr>
          <w:t>estudiante</w:t>
        </w:r>
        <w:proofErr w:type="spellEnd"/>
        <w:r w:rsidRPr="00AB5180">
          <w:rPr>
            <w:b/>
            <w:bCs/>
            <w:lang w:bidi="es-ES"/>
            <w:rPrChange w:id="20" w:author="Walker, Laura (DHS-Contractor)" w:date="2026-04-14T13:42:00Z" w16du:dateUtc="2026-04-14T17:42:00Z">
              <w:rPr>
                <w:lang w:bidi="es-ES"/>
              </w:rPr>
            </w:rPrChange>
          </w:rPr>
          <w:t xml:space="preserve"> </w:t>
        </w:r>
        <w:proofErr w:type="spellStart"/>
        <w:r w:rsidRPr="00AB5180">
          <w:rPr>
            <w:b/>
            <w:bCs/>
            <w:lang w:bidi="es-ES"/>
            <w:rPrChange w:id="21" w:author="Walker, Laura (DHS-Contractor)" w:date="2026-04-14T13:42:00Z" w16du:dateUtc="2026-04-14T17:42:00Z">
              <w:rPr>
                <w:lang w:bidi="es-ES"/>
              </w:rPr>
            </w:rPrChange>
          </w:rPr>
          <w:t>que</w:t>
        </w:r>
        <w:proofErr w:type="spellEnd"/>
        <w:r w:rsidRPr="00AB5180">
          <w:rPr>
            <w:b/>
            <w:bCs/>
            <w:lang w:bidi="es-ES"/>
            <w:rPrChange w:id="22" w:author="Walker, Laura (DHS-Contractor)" w:date="2026-04-14T13:42:00Z" w16du:dateUtc="2026-04-14T17:42:00Z">
              <w:rPr>
                <w:lang w:bidi="es-ES"/>
              </w:rPr>
            </w:rPrChange>
          </w:rPr>
          <w:t xml:space="preserve"> se indica a </w:t>
        </w:r>
        <w:proofErr w:type="spellStart"/>
        <w:r w:rsidRPr="00AB5180">
          <w:rPr>
            <w:b/>
            <w:bCs/>
            <w:lang w:bidi="es-ES"/>
            <w:rPrChange w:id="23" w:author="Walker, Laura (DHS-Contractor)" w:date="2026-04-14T13:42:00Z" w16du:dateUtc="2026-04-14T17:42:00Z">
              <w:rPr>
                <w:lang w:bidi="es-ES"/>
              </w:rPr>
            </w:rPrChange>
          </w:rPr>
          <w:t>continuación</w:t>
        </w:r>
        <w:proofErr w:type="spellEnd"/>
        <w:r w:rsidRPr="00E2351D">
          <w:rPr>
            <w:lang w:bidi="es-ES"/>
          </w:rPr>
          <w:t>:</w:t>
        </w:r>
      </w:ins>
      <w:del w:id="24" w:author="Walker, Laura (DHS-Contractor)" w:date="2026-04-14T13:40:00Z" w16du:dateUtc="2026-04-14T17:40:00Z">
        <w:r w:rsidR="314F978D" w:rsidRPr="12AC65F8" w:rsidDel="00A01F60">
          <w:rPr>
            <w:lang w:val="en-US"/>
          </w:rPr>
          <w:delText xml:space="preserve">Thank you for applying to DC SUN Bucks. </w:delText>
        </w:r>
      </w:del>
      <w:del w:id="25" w:author="Walker, Laura (DHS-Contractor)" w:date="2026-04-14T13:42:00Z" w16du:dateUtc="2026-04-14T17:42:00Z">
        <w:r w:rsidR="314F978D" w:rsidRPr="12AC65F8" w:rsidDel="00AB5180">
          <w:rPr>
            <w:lang w:val="en-US"/>
          </w:rPr>
          <w:delText>Unfortunately, y</w:delText>
        </w:r>
        <w:r w:rsidR="008D7F08" w:rsidRPr="12AC65F8" w:rsidDel="00AB5180">
          <w:rPr>
            <w:lang w:val="en-US"/>
          </w:rPr>
          <w:delText xml:space="preserve">our 2026 DC SUN Bucks application was </w:delText>
        </w:r>
        <w:r w:rsidR="008D7F08" w:rsidRPr="12AC65F8" w:rsidDel="00AB5180">
          <w:rPr>
            <w:b/>
            <w:bCs/>
            <w:lang w:val="en-US"/>
          </w:rPr>
          <w:delText>denied for the student listed below:</w:delText>
        </w:r>
      </w:del>
    </w:p>
    <w:p w14:paraId="27CA8E9A" w14:textId="77777777" w:rsidR="00AB5180" w:rsidRPr="00647F6A" w:rsidRDefault="00AB5180" w:rsidP="12AC65F8">
      <w:pPr>
        <w:shd w:val="clear" w:color="auto" w:fill="FFFFFF" w:themeFill="background1"/>
        <w:spacing w:before="220" w:after="220" w:line="331" w:lineRule="auto"/>
        <w:rPr>
          <w:ins w:id="26" w:author="Walker, Laura (DHS-Contractor)" w:date="2026-04-14T13:42:00Z" w16du:dateUtc="2026-04-14T17:42:00Z"/>
          <w:b/>
          <w:bCs/>
          <w:lang w:val="en-US"/>
        </w:rPr>
      </w:pPr>
    </w:p>
    <w:p w14:paraId="53F40355" w14:textId="602A0828" w:rsidR="00847681" w:rsidRDefault="00C9201F" w:rsidP="12AC65F8">
      <w:pPr>
        <w:pStyle w:val="ListParagraph"/>
        <w:numPr>
          <w:ilvl w:val="0"/>
          <w:numId w:val="2"/>
        </w:numPr>
        <w:shd w:val="clear" w:color="auto" w:fill="FFFFFF" w:themeFill="background1"/>
        <w:spacing w:line="331" w:lineRule="auto"/>
        <w:rPr>
          <w:ins w:id="27" w:author="Walker, Laura (DHS-Contractor)" w:date="2026-04-14T13:45:00Z" w16du:dateUtc="2026-04-14T17:45:00Z"/>
          <w:b/>
          <w:bCs/>
          <w:highlight w:val="yellow"/>
          <w:lang w:val="en-US"/>
        </w:rPr>
      </w:pPr>
      <w:proofErr w:type="spellStart"/>
      <w:ins w:id="28" w:author="Walker, Laura (DHS-Contractor)" w:date="2026-04-14T13:43:00Z" w16du:dateUtc="2026-04-14T17:43:00Z">
        <w:r w:rsidRPr="00E2351D">
          <w:rPr>
            <w:lang w:bidi="es-ES"/>
          </w:rPr>
          <w:t>Estudiante</w:t>
        </w:r>
        <w:proofErr w:type="spellEnd"/>
        <w:r w:rsidRPr="00E2351D">
          <w:rPr>
            <w:lang w:bidi="es-ES"/>
          </w:rPr>
          <w:t>:</w:t>
        </w:r>
        <w:r>
          <w:rPr>
            <w:lang w:bidi="es-ES"/>
          </w:rPr>
          <w:t xml:space="preserve"> </w:t>
        </w:r>
      </w:ins>
      <w:del w:id="29" w:author="Walker, Laura (DHS-Contractor)" w:date="2026-04-14T13:43:00Z" w16du:dateUtc="2026-04-14T17:43:00Z">
        <w:r w:rsidR="00847681" w:rsidDel="00C9201F">
          <w:delText xml:space="preserve">Student: </w:delText>
        </w:r>
      </w:del>
      <w:r w:rsidR="00847681" w:rsidRPr="12AC65F8">
        <w:rPr>
          <w:b/>
          <w:bCs/>
          <w:highlight w:val="yellow"/>
          <w:lang w:val="en-US"/>
        </w:rPr>
        <w:t>&lt;FIRST NAME&gt; &lt;LAST NAME&gt;</w:t>
      </w:r>
    </w:p>
    <w:p w14:paraId="3F54E54D" w14:textId="259337D2" w:rsidR="00140A3A" w:rsidRPr="00264639" w:rsidRDefault="00264639" w:rsidP="00264639">
      <w:pPr>
        <w:pStyle w:val="ListParagraph"/>
        <w:numPr>
          <w:ilvl w:val="0"/>
          <w:numId w:val="2"/>
        </w:numPr>
        <w:shd w:val="clear" w:color="auto" w:fill="FFFFFF" w:themeFill="background1"/>
        <w:spacing w:line="360" w:lineRule="auto"/>
        <w:rPr>
          <w:lang w:val="en-US"/>
          <w:rPrChange w:id="30" w:author="Walker, Laura (DHS-Contractor)" w:date="2026-04-14T13:48:00Z" w16du:dateUtc="2026-04-14T17:48:00Z">
            <w:rPr>
              <w:b/>
              <w:bCs/>
              <w:sz w:val="21"/>
              <w:szCs w:val="21"/>
              <w:highlight w:val="yellow"/>
              <w:lang w:val="en-US"/>
            </w:rPr>
          </w:rPrChange>
        </w:rPr>
        <w:pPrChange w:id="31" w:author="Walker, Laura (DHS-Contractor)" w:date="2026-04-14T13:48:00Z" w16du:dateUtc="2026-04-14T17:48:00Z">
          <w:pPr>
            <w:pStyle w:val="ListParagraph"/>
            <w:numPr>
              <w:numId w:val="2"/>
            </w:numPr>
            <w:shd w:val="clear" w:color="auto" w:fill="FFFFFF" w:themeFill="background1"/>
            <w:spacing w:line="331" w:lineRule="auto"/>
            <w:ind w:hanging="360"/>
          </w:pPr>
        </w:pPrChange>
      </w:pPr>
      <w:ins w:id="32" w:author="Walker, Laura (DHS-Contractor)" w:date="2026-04-14T13:47:00Z" w16du:dateUtc="2026-04-14T17:47:00Z">
        <w:r w:rsidRPr="006B4D5A">
          <w:t xml:space="preserve">N.° de </w:t>
        </w:r>
        <w:proofErr w:type="spellStart"/>
        <w:r w:rsidRPr="006B4D5A">
          <w:t>identificación</w:t>
        </w:r>
        <w:proofErr w:type="spellEnd"/>
        <w:r w:rsidRPr="006B4D5A">
          <w:t xml:space="preserve"> del </w:t>
        </w:r>
        <w:proofErr w:type="spellStart"/>
        <w:r w:rsidRPr="006B4D5A">
          <w:t>programa</w:t>
        </w:r>
        <w:proofErr w:type="spellEnd"/>
        <w:r w:rsidRPr="006B4D5A">
          <w:t xml:space="preserve"> DC SUN Bucks</w:t>
        </w:r>
        <w:r w:rsidRPr="00AF795B">
          <w:t xml:space="preserve">: </w:t>
        </w:r>
        <w:r w:rsidRPr="7DA8347B">
          <w:rPr>
            <w:highlight w:val="yellow"/>
            <w:lang w:val="en-US"/>
          </w:rPr>
          <w:t>&lt;SUN BUCKS ID&gt;</w:t>
        </w:r>
        <w:r w:rsidRPr="7DA8347B">
          <w:rPr>
            <w:lang w:val="en-US"/>
          </w:rPr>
          <w:t xml:space="preserve"> </w:t>
        </w:r>
      </w:ins>
    </w:p>
    <w:p w14:paraId="36D3F5FD" w14:textId="26A78997" w:rsidR="12AC65F8" w:rsidRPr="00D71686" w:rsidRDefault="00952CEE" w:rsidP="00D71686">
      <w:pPr>
        <w:pStyle w:val="ListParagraph"/>
        <w:numPr>
          <w:ilvl w:val="0"/>
          <w:numId w:val="2"/>
        </w:numPr>
        <w:shd w:val="clear" w:color="auto" w:fill="FFFFFF" w:themeFill="background1"/>
        <w:spacing w:line="331" w:lineRule="auto"/>
        <w:rPr>
          <w:highlight w:val="yellow"/>
          <w:rPrChange w:id="33" w:author="" w16du:dateUtc="2026-03-19T23:06:00Z">
            <w:rPr/>
          </w:rPrChange>
        </w:rPr>
      </w:pPr>
      <w:proofErr w:type="spellStart"/>
      <w:ins w:id="34" w:author="Walker, Laura (DHS-Contractor)" w:date="2026-04-14T13:43:00Z" w16du:dateUtc="2026-04-14T17:43:00Z">
        <w:r w:rsidRPr="00E2351D">
          <w:rPr>
            <w:lang w:bidi="es-ES"/>
          </w:rPr>
          <w:t>Motivo</w:t>
        </w:r>
        <w:proofErr w:type="spellEnd"/>
        <w:r w:rsidRPr="00E2351D">
          <w:rPr>
            <w:lang w:bidi="es-ES"/>
          </w:rPr>
          <w:t xml:space="preserve"> de la </w:t>
        </w:r>
        <w:proofErr w:type="spellStart"/>
        <w:r w:rsidRPr="00E2351D">
          <w:rPr>
            <w:lang w:bidi="es-ES"/>
          </w:rPr>
          <w:t>denegación</w:t>
        </w:r>
        <w:proofErr w:type="spellEnd"/>
        <w:r w:rsidRPr="00E2351D">
          <w:rPr>
            <w:lang w:bidi="es-ES"/>
          </w:rPr>
          <w:t>:</w:t>
        </w:r>
        <w:r>
          <w:rPr>
            <w:lang w:bidi="es-ES"/>
          </w:rPr>
          <w:t xml:space="preserve"> </w:t>
        </w:r>
      </w:ins>
      <w:del w:id="35" w:author="Walker, Laura (DHS-Contractor)" w:date="2026-04-14T13:43:00Z" w16du:dateUtc="2026-04-14T17:43:00Z">
        <w:r w:rsidR="008D2D60" w:rsidDel="00952CEE">
          <w:delText xml:space="preserve">Denial Reason: </w:delText>
        </w:r>
      </w:del>
      <w:r w:rsidR="007F2E68" w:rsidRPr="12AC65F8">
        <w:rPr>
          <w:highlight w:val="yellow"/>
        </w:rPr>
        <w:t>&lt;Denial Reason&gt;</w:t>
      </w:r>
      <w:r w:rsidR="00D71686" w:rsidRPr="00D71686">
        <w:rPr>
          <w:color w:val="000000" w:themeColor="text1"/>
          <w:lang w:val="en-US"/>
        </w:rPr>
        <w:tab/>
      </w:r>
    </w:p>
    <w:p w14:paraId="69391A82" w14:textId="77777777" w:rsidR="00096F7F" w:rsidRDefault="00096F7F" w:rsidP="00096F7F">
      <w:pPr>
        <w:shd w:val="clear" w:color="auto" w:fill="FFFFFF" w:themeFill="background1"/>
        <w:spacing w:line="360" w:lineRule="auto"/>
        <w:rPr>
          <w:ins w:id="36" w:author="Walker, Laura (DHS-Contractor)" w:date="2026-04-14T13:44:00Z" w16du:dateUtc="2026-04-14T17:44:00Z"/>
          <w:b/>
          <w:bCs/>
          <w:u w:val="single"/>
          <w:lang w:bidi="es-ES"/>
        </w:rPr>
      </w:pPr>
    </w:p>
    <w:p w14:paraId="5D87E44C" w14:textId="2AA724BC" w:rsidR="00096F7F" w:rsidRPr="00096F7F" w:rsidRDefault="00096F7F" w:rsidP="00096F7F">
      <w:pPr>
        <w:shd w:val="clear" w:color="auto" w:fill="FFFFFF" w:themeFill="background1"/>
        <w:spacing w:line="360" w:lineRule="auto"/>
        <w:rPr>
          <w:ins w:id="37" w:author="Walker, Laura (DHS-Contractor)" w:date="2026-04-14T13:43:00Z" w16du:dateUtc="2026-04-14T17:43:00Z"/>
          <w:b/>
          <w:bCs/>
          <w:u w:val="single"/>
          <w:rPrChange w:id="38" w:author="Walker, Laura (DHS-Contractor)" w:date="2026-04-14T13:43:00Z" w16du:dateUtc="2026-04-14T17:43:00Z">
            <w:rPr>
              <w:ins w:id="39" w:author="Walker, Laura (DHS-Contractor)" w:date="2026-04-14T13:43:00Z" w16du:dateUtc="2026-04-14T17:43:00Z"/>
            </w:rPr>
          </w:rPrChange>
        </w:rPr>
        <w:pPrChange w:id="40" w:author="Walker, Laura (DHS-Contractor)" w:date="2026-04-14T13:44:00Z" w16du:dateUtc="2026-04-14T17:44:00Z">
          <w:pPr>
            <w:shd w:val="clear" w:color="auto" w:fill="FFFFFF" w:themeFill="background1"/>
            <w:spacing w:before="220" w:after="220" w:line="331" w:lineRule="auto"/>
          </w:pPr>
        </w:pPrChange>
      </w:pPr>
      <w:ins w:id="41" w:author="Walker, Laura (DHS-Contractor)" w:date="2026-04-14T13:43:00Z" w16du:dateUtc="2026-04-14T17:43:00Z">
        <w:r w:rsidRPr="00096F7F">
          <w:rPr>
            <w:b/>
            <w:bCs/>
            <w:u w:val="single"/>
            <w:lang w:bidi="es-ES"/>
            <w:rPrChange w:id="42" w:author="Walker, Laura (DHS-Contractor)" w:date="2026-04-14T13:43:00Z" w16du:dateUtc="2026-04-14T17:43:00Z">
              <w:rPr>
                <w:lang w:bidi="es-ES"/>
              </w:rPr>
            </w:rPrChange>
          </w:rPr>
          <w:t>¿</w:t>
        </w:r>
        <w:proofErr w:type="spellStart"/>
        <w:r w:rsidRPr="00096F7F">
          <w:rPr>
            <w:b/>
            <w:bCs/>
            <w:u w:val="single"/>
            <w:lang w:bidi="es-ES"/>
            <w:rPrChange w:id="43" w:author="Walker, Laura (DHS-Contractor)" w:date="2026-04-14T13:43:00Z" w16du:dateUtc="2026-04-14T17:43:00Z">
              <w:rPr>
                <w:lang w:bidi="es-ES"/>
              </w:rPr>
            </w:rPrChange>
          </w:rPr>
          <w:t>Qué</w:t>
        </w:r>
        <w:proofErr w:type="spellEnd"/>
        <w:r w:rsidRPr="00096F7F">
          <w:rPr>
            <w:b/>
            <w:bCs/>
            <w:u w:val="single"/>
            <w:lang w:bidi="es-ES"/>
            <w:rPrChange w:id="44" w:author="Walker, Laura (DHS-Contractor)" w:date="2026-04-14T13:43:00Z" w16du:dateUtc="2026-04-14T17:43:00Z">
              <w:rPr>
                <w:lang w:bidi="es-ES"/>
              </w:rPr>
            </w:rPrChange>
          </w:rPr>
          <w:t xml:space="preserve"> </w:t>
        </w:r>
        <w:proofErr w:type="spellStart"/>
        <w:r w:rsidRPr="00096F7F">
          <w:rPr>
            <w:b/>
            <w:bCs/>
            <w:u w:val="single"/>
            <w:lang w:bidi="es-ES"/>
            <w:rPrChange w:id="45" w:author="Walker, Laura (DHS-Contractor)" w:date="2026-04-14T13:43:00Z" w16du:dateUtc="2026-04-14T17:43:00Z">
              <w:rPr>
                <w:lang w:bidi="es-ES"/>
              </w:rPr>
            </w:rPrChange>
          </w:rPr>
          <w:t>puedo</w:t>
        </w:r>
        <w:proofErr w:type="spellEnd"/>
        <w:r w:rsidRPr="00096F7F">
          <w:rPr>
            <w:b/>
            <w:bCs/>
            <w:u w:val="single"/>
            <w:lang w:bidi="es-ES"/>
            <w:rPrChange w:id="46" w:author="Walker, Laura (DHS-Contractor)" w:date="2026-04-14T13:43:00Z" w16du:dateUtc="2026-04-14T17:43:00Z">
              <w:rPr>
                <w:lang w:bidi="es-ES"/>
              </w:rPr>
            </w:rPrChange>
          </w:rPr>
          <w:t xml:space="preserve"> </w:t>
        </w:r>
        <w:proofErr w:type="spellStart"/>
        <w:r w:rsidRPr="00096F7F">
          <w:rPr>
            <w:b/>
            <w:bCs/>
            <w:u w:val="single"/>
            <w:lang w:bidi="es-ES"/>
            <w:rPrChange w:id="47" w:author="Walker, Laura (DHS-Contractor)" w:date="2026-04-14T13:43:00Z" w16du:dateUtc="2026-04-14T17:43:00Z">
              <w:rPr>
                <w:lang w:bidi="es-ES"/>
              </w:rPr>
            </w:rPrChange>
          </w:rPr>
          <w:t>hacer</w:t>
        </w:r>
        <w:proofErr w:type="spellEnd"/>
        <w:r w:rsidRPr="00096F7F">
          <w:rPr>
            <w:b/>
            <w:bCs/>
            <w:u w:val="single"/>
            <w:lang w:bidi="es-ES"/>
            <w:rPrChange w:id="48" w:author="Walker, Laura (DHS-Contractor)" w:date="2026-04-14T13:43:00Z" w16du:dateUtc="2026-04-14T17:43:00Z">
              <w:rPr>
                <w:lang w:bidi="es-ES"/>
              </w:rPr>
            </w:rPrChange>
          </w:rPr>
          <w:t xml:space="preserve"> </w:t>
        </w:r>
        <w:proofErr w:type="spellStart"/>
        <w:r w:rsidRPr="00096F7F">
          <w:rPr>
            <w:b/>
            <w:bCs/>
            <w:u w:val="single"/>
            <w:lang w:bidi="es-ES"/>
            <w:rPrChange w:id="49" w:author="Walker, Laura (DHS-Contractor)" w:date="2026-04-14T13:43:00Z" w16du:dateUtc="2026-04-14T17:43:00Z">
              <w:rPr>
                <w:lang w:bidi="es-ES"/>
              </w:rPr>
            </w:rPrChange>
          </w:rPr>
          <w:t>si</w:t>
        </w:r>
        <w:proofErr w:type="spellEnd"/>
        <w:r w:rsidRPr="00096F7F">
          <w:rPr>
            <w:b/>
            <w:bCs/>
            <w:u w:val="single"/>
            <w:lang w:bidi="es-ES"/>
            <w:rPrChange w:id="50" w:author="Walker, Laura (DHS-Contractor)" w:date="2026-04-14T13:43:00Z" w16du:dateUtc="2026-04-14T17:43:00Z">
              <w:rPr>
                <w:lang w:bidi="es-ES"/>
              </w:rPr>
            </w:rPrChange>
          </w:rPr>
          <w:t xml:space="preserve"> no </w:t>
        </w:r>
        <w:proofErr w:type="spellStart"/>
        <w:r w:rsidRPr="00096F7F">
          <w:rPr>
            <w:b/>
            <w:bCs/>
            <w:u w:val="single"/>
            <w:lang w:bidi="es-ES"/>
            <w:rPrChange w:id="51" w:author="Walker, Laura (DHS-Contractor)" w:date="2026-04-14T13:43:00Z" w16du:dateUtc="2026-04-14T17:43:00Z">
              <w:rPr>
                <w:lang w:bidi="es-ES"/>
              </w:rPr>
            </w:rPrChange>
          </w:rPr>
          <w:t>estoy</w:t>
        </w:r>
        <w:proofErr w:type="spellEnd"/>
        <w:r w:rsidRPr="00096F7F">
          <w:rPr>
            <w:b/>
            <w:bCs/>
            <w:u w:val="single"/>
            <w:lang w:bidi="es-ES"/>
            <w:rPrChange w:id="52" w:author="Walker, Laura (DHS-Contractor)" w:date="2026-04-14T13:43:00Z" w16du:dateUtc="2026-04-14T17:43:00Z">
              <w:rPr>
                <w:lang w:bidi="es-ES"/>
              </w:rPr>
            </w:rPrChange>
          </w:rPr>
          <w:t xml:space="preserve"> de </w:t>
        </w:r>
        <w:proofErr w:type="spellStart"/>
        <w:r w:rsidRPr="00096F7F">
          <w:rPr>
            <w:b/>
            <w:bCs/>
            <w:u w:val="single"/>
            <w:lang w:bidi="es-ES"/>
            <w:rPrChange w:id="53" w:author="Walker, Laura (DHS-Contractor)" w:date="2026-04-14T13:43:00Z" w16du:dateUtc="2026-04-14T17:43:00Z">
              <w:rPr>
                <w:lang w:bidi="es-ES"/>
              </w:rPr>
            </w:rPrChange>
          </w:rPr>
          <w:t>acuerdo</w:t>
        </w:r>
        <w:proofErr w:type="spellEnd"/>
        <w:r w:rsidRPr="00096F7F">
          <w:rPr>
            <w:b/>
            <w:bCs/>
            <w:u w:val="single"/>
            <w:lang w:bidi="es-ES"/>
            <w:rPrChange w:id="54" w:author="Walker, Laura (DHS-Contractor)" w:date="2026-04-14T13:43:00Z" w16du:dateUtc="2026-04-14T17:43:00Z">
              <w:rPr>
                <w:lang w:bidi="es-ES"/>
              </w:rPr>
            </w:rPrChange>
          </w:rPr>
          <w:t xml:space="preserve"> con la </w:t>
        </w:r>
        <w:proofErr w:type="spellStart"/>
        <w:r w:rsidRPr="00096F7F">
          <w:rPr>
            <w:b/>
            <w:bCs/>
            <w:u w:val="single"/>
            <w:lang w:bidi="es-ES"/>
            <w:rPrChange w:id="55" w:author="Walker, Laura (DHS-Contractor)" w:date="2026-04-14T13:43:00Z" w16du:dateUtc="2026-04-14T17:43:00Z">
              <w:rPr>
                <w:lang w:bidi="es-ES"/>
              </w:rPr>
            </w:rPrChange>
          </w:rPr>
          <w:t>decisión</w:t>
        </w:r>
        <w:proofErr w:type="spellEnd"/>
        <w:r w:rsidRPr="00096F7F">
          <w:rPr>
            <w:b/>
            <w:bCs/>
            <w:u w:val="single"/>
            <w:lang w:bidi="es-ES"/>
            <w:rPrChange w:id="56" w:author="Walker, Laura (DHS-Contractor)" w:date="2026-04-14T13:43:00Z" w16du:dateUtc="2026-04-14T17:43:00Z">
              <w:rPr>
                <w:lang w:bidi="es-ES"/>
              </w:rPr>
            </w:rPrChange>
          </w:rPr>
          <w:t>?</w:t>
        </w:r>
      </w:ins>
    </w:p>
    <w:p w14:paraId="26AA115B" w14:textId="6BF2D2A5" w:rsidR="000660E1" w:rsidDel="00096F7F" w:rsidRDefault="007F2E68" w:rsidP="12AC65F8">
      <w:pPr>
        <w:shd w:val="clear" w:color="auto" w:fill="FFFFFF" w:themeFill="background1"/>
        <w:spacing w:before="220" w:after="220" w:line="331" w:lineRule="auto"/>
        <w:rPr>
          <w:del w:id="57" w:author="Walker, Laura (DHS-Contractor)" w:date="2026-04-14T13:43:00Z" w16du:dateUtc="2026-04-14T17:43:00Z"/>
          <w:b/>
          <w:bCs/>
          <w:sz w:val="21"/>
          <w:szCs w:val="21"/>
          <w:u w:val="single"/>
          <w:rPrChange w:id="58" w:author="" w16du:dateUtc="2026-03-09T05:06:00Z">
            <w:rPr>
              <w:del w:id="59" w:author="Walker, Laura (DHS-Contractor)" w:date="2026-04-14T13:43:00Z" w16du:dateUtc="2026-04-14T17:43:00Z"/>
            </w:rPr>
          </w:rPrChange>
        </w:rPr>
      </w:pPr>
      <w:del w:id="60" w:author="Walker, Laura (DHS-Contractor)" w:date="2026-04-14T13:43:00Z" w16du:dateUtc="2026-04-14T17:43:00Z">
        <w:r w:rsidRPr="12AC65F8" w:rsidDel="00096F7F">
          <w:rPr>
            <w:b/>
            <w:bCs/>
            <w:sz w:val="21"/>
            <w:szCs w:val="21"/>
            <w:u w:val="single"/>
          </w:rPr>
          <w:delText>What can I do if I disagree with the decision?</w:delText>
        </w:r>
      </w:del>
    </w:p>
    <w:p w14:paraId="41332691" w14:textId="201FB1B5" w:rsidR="00F42CFE" w:rsidRPr="001A2461" w:rsidRDefault="007F2E68" w:rsidP="12AC65F8">
      <w:pPr>
        <w:spacing w:line="331" w:lineRule="auto"/>
        <w:rPr>
          <w:sz w:val="21"/>
          <w:szCs w:val="21"/>
        </w:rPr>
      </w:pPr>
      <w:del w:id="61" w:author="Walker, Laura (DHS-Contractor)" w:date="2026-04-14T13:49:00Z" w16du:dateUtc="2026-04-14T17:49:00Z">
        <w:r w:rsidRPr="12AC65F8" w:rsidDel="00F42CFE">
          <w:rPr>
            <w:sz w:val="21"/>
            <w:szCs w:val="21"/>
          </w:rPr>
          <w:delText xml:space="preserve">If </w:delText>
        </w:r>
      </w:del>
      <w:ins w:id="62" w:author="Walker, Laura (DHS-Contractor)" w:date="2026-04-14T13:49:00Z">
        <w:r w:rsidR="00F42CFE" w:rsidRPr="00F42CFE">
          <w:rPr>
            <w:sz w:val="21"/>
            <w:szCs w:val="21"/>
          </w:rPr>
          <w:t xml:space="preserve">Si no </w:t>
        </w:r>
        <w:proofErr w:type="spellStart"/>
        <w:r w:rsidR="00F42CFE" w:rsidRPr="00F42CFE">
          <w:rPr>
            <w:sz w:val="21"/>
            <w:szCs w:val="21"/>
          </w:rPr>
          <w:t>está</w:t>
        </w:r>
        <w:proofErr w:type="spellEnd"/>
        <w:r w:rsidR="00F42CFE" w:rsidRPr="00F42CFE">
          <w:rPr>
            <w:sz w:val="21"/>
            <w:szCs w:val="21"/>
          </w:rPr>
          <w:t xml:space="preserve"> de </w:t>
        </w:r>
        <w:proofErr w:type="spellStart"/>
        <w:r w:rsidR="00F42CFE" w:rsidRPr="00F42CFE">
          <w:rPr>
            <w:sz w:val="21"/>
            <w:szCs w:val="21"/>
          </w:rPr>
          <w:t>acuerdo</w:t>
        </w:r>
        <w:proofErr w:type="spellEnd"/>
        <w:r w:rsidR="00F42CFE" w:rsidRPr="00F42CFE">
          <w:rPr>
            <w:sz w:val="21"/>
            <w:szCs w:val="21"/>
          </w:rPr>
          <w:t xml:space="preserve"> con </w:t>
        </w:r>
        <w:proofErr w:type="spellStart"/>
        <w:r w:rsidR="00F42CFE" w:rsidRPr="00F42CFE">
          <w:rPr>
            <w:sz w:val="21"/>
            <w:szCs w:val="21"/>
          </w:rPr>
          <w:t>nuestra</w:t>
        </w:r>
        <w:proofErr w:type="spellEnd"/>
        <w:r w:rsidR="00F42CFE" w:rsidRPr="00F42CFE">
          <w:rPr>
            <w:sz w:val="21"/>
            <w:szCs w:val="21"/>
          </w:rPr>
          <w:t xml:space="preserve"> </w:t>
        </w:r>
        <w:proofErr w:type="spellStart"/>
        <w:r w:rsidR="00F42CFE" w:rsidRPr="00F42CFE">
          <w:rPr>
            <w:sz w:val="21"/>
            <w:szCs w:val="21"/>
          </w:rPr>
          <w:t>decisión</w:t>
        </w:r>
        <w:proofErr w:type="spellEnd"/>
        <w:r w:rsidR="00F42CFE" w:rsidRPr="00F42CFE">
          <w:rPr>
            <w:sz w:val="21"/>
            <w:szCs w:val="21"/>
          </w:rPr>
          <w:t xml:space="preserve">, </w:t>
        </w:r>
        <w:proofErr w:type="spellStart"/>
        <w:r w:rsidR="00F42CFE" w:rsidRPr="00F42CFE">
          <w:rPr>
            <w:sz w:val="21"/>
            <w:szCs w:val="21"/>
          </w:rPr>
          <w:t>puede</w:t>
        </w:r>
        <w:proofErr w:type="spellEnd"/>
        <w:r w:rsidR="00F42CFE" w:rsidRPr="00F42CFE">
          <w:rPr>
            <w:sz w:val="21"/>
            <w:szCs w:val="21"/>
          </w:rPr>
          <w:t xml:space="preserve"> </w:t>
        </w:r>
        <w:proofErr w:type="spellStart"/>
        <w:r w:rsidR="00F42CFE" w:rsidRPr="00F42CFE">
          <w:rPr>
            <w:sz w:val="21"/>
            <w:szCs w:val="21"/>
          </w:rPr>
          <w:t>hacer</w:t>
        </w:r>
        <w:proofErr w:type="spellEnd"/>
        <w:r w:rsidR="00F42CFE" w:rsidRPr="00F42CFE">
          <w:rPr>
            <w:sz w:val="21"/>
            <w:szCs w:val="21"/>
          </w:rPr>
          <w:t xml:space="preserve"> lo </w:t>
        </w:r>
        <w:proofErr w:type="spellStart"/>
        <w:r w:rsidR="00F42CFE" w:rsidRPr="00F42CFE">
          <w:rPr>
            <w:sz w:val="21"/>
            <w:szCs w:val="21"/>
          </w:rPr>
          <w:t>siguiente</w:t>
        </w:r>
        <w:proofErr w:type="spellEnd"/>
        <w:r w:rsidR="00F42CFE" w:rsidRPr="00F42CFE">
          <w:rPr>
            <w:sz w:val="21"/>
            <w:szCs w:val="21"/>
          </w:rPr>
          <w:t>:</w:t>
        </w:r>
      </w:ins>
      <w:del w:id="63" w:author="Walker, Laura (DHS-Contractor)" w:date="2026-04-14T13:49:00Z" w16du:dateUtc="2026-04-14T17:49:00Z">
        <w:r w:rsidRPr="12AC65F8" w:rsidDel="00F42CFE">
          <w:rPr>
            <w:sz w:val="21"/>
            <w:szCs w:val="21"/>
          </w:rPr>
          <w:delText xml:space="preserve">you disagree with our decision, you can do the </w:delText>
        </w:r>
        <w:r w:rsidRPr="001A2461" w:rsidDel="00F42CFE">
          <w:rPr>
            <w:sz w:val="21"/>
            <w:szCs w:val="21"/>
          </w:rPr>
          <w:delText>following things:</w:delText>
        </w:r>
      </w:del>
    </w:p>
    <w:p w14:paraId="36093D19" w14:textId="31A1E9B0" w:rsidR="000660E1" w:rsidRPr="006825ED" w:rsidDel="00140A3A" w:rsidRDefault="00437439" w:rsidP="70DCEA27">
      <w:pPr>
        <w:numPr>
          <w:ilvl w:val="0"/>
          <w:numId w:val="1"/>
        </w:numPr>
        <w:spacing w:line="331" w:lineRule="auto"/>
        <w:rPr>
          <w:del w:id="64" w:author="Walker, Laura (DHS-Contractor)" w:date="2026-04-14T13:45:00Z" w16du:dateUtc="2026-04-14T17:45:00Z"/>
          <w:sz w:val="21"/>
          <w:szCs w:val="21"/>
          <w:lang w:val="en-US"/>
          <w:rPrChange w:id="65" w:author="Walker, Laura (DHS-Contractor)" w:date="2026-04-14T13:47:00Z" w16du:dateUtc="2026-04-14T17:47:00Z">
            <w:rPr>
              <w:del w:id="66" w:author="Walker, Laura (DHS-Contractor)" w:date="2026-04-14T13:45:00Z" w16du:dateUtc="2026-04-14T17:45:00Z"/>
              <w:lang w:bidi="es-ES"/>
            </w:rPr>
          </w:rPrChange>
        </w:rPr>
      </w:pPr>
      <w:proofErr w:type="spellStart"/>
      <w:ins w:id="67" w:author="Walker, Laura (DHS-Contractor)" w:date="2026-04-14T13:45:00Z" w16du:dateUtc="2026-04-14T17:45:00Z">
        <w:r w:rsidRPr="006825ED">
          <w:rPr>
            <w:sz w:val="21"/>
            <w:szCs w:val="21"/>
            <w:lang w:bidi="es-ES"/>
            <w:rPrChange w:id="68" w:author="Walker, Laura (DHS-Contractor)" w:date="2026-04-14T13:47:00Z" w16du:dateUtc="2026-04-14T17:47:00Z">
              <w:rPr>
                <w:lang w:bidi="es-ES"/>
              </w:rPr>
            </w:rPrChange>
          </w:rPr>
          <w:t>Puede</w:t>
        </w:r>
        <w:proofErr w:type="spellEnd"/>
        <w:r w:rsidRPr="006825ED">
          <w:rPr>
            <w:sz w:val="21"/>
            <w:szCs w:val="21"/>
            <w:lang w:bidi="es-ES"/>
            <w:rPrChange w:id="69" w:author="Walker, Laura (DHS-Contractor)" w:date="2026-04-14T13:47:00Z" w16du:dateUtc="2026-04-14T17:47:00Z">
              <w:rPr>
                <w:lang w:bidi="es-ES"/>
              </w:rPr>
            </w:rPrChange>
          </w:rPr>
          <w:t xml:space="preserve"> </w:t>
        </w:r>
        <w:proofErr w:type="spellStart"/>
        <w:r w:rsidRPr="006825ED">
          <w:rPr>
            <w:sz w:val="21"/>
            <w:szCs w:val="21"/>
            <w:lang w:bidi="es-ES"/>
            <w:rPrChange w:id="70" w:author="Walker, Laura (DHS-Contractor)" w:date="2026-04-14T13:47:00Z" w16du:dateUtc="2026-04-14T17:47:00Z">
              <w:rPr>
                <w:lang w:bidi="es-ES"/>
              </w:rPr>
            </w:rPrChange>
          </w:rPr>
          <w:t>llamar</w:t>
        </w:r>
        <w:proofErr w:type="spellEnd"/>
        <w:r w:rsidRPr="006825ED">
          <w:rPr>
            <w:sz w:val="21"/>
            <w:szCs w:val="21"/>
            <w:lang w:bidi="es-ES"/>
            <w:rPrChange w:id="71" w:author="Walker, Laura (DHS-Contractor)" w:date="2026-04-14T13:47:00Z" w16du:dateUtc="2026-04-14T17:47:00Z">
              <w:rPr>
                <w:lang w:bidi="es-ES"/>
              </w:rPr>
            </w:rPrChange>
          </w:rPr>
          <w:t xml:space="preserve"> al </w:t>
        </w:r>
        <w:proofErr w:type="spellStart"/>
        <w:r w:rsidRPr="006825ED">
          <w:rPr>
            <w:sz w:val="21"/>
            <w:szCs w:val="21"/>
            <w:lang w:bidi="es-ES"/>
            <w:rPrChange w:id="72" w:author="Walker, Laura (DHS-Contractor)" w:date="2026-04-14T13:47:00Z" w16du:dateUtc="2026-04-14T17:47:00Z">
              <w:rPr>
                <w:lang w:bidi="es-ES"/>
              </w:rPr>
            </w:rPrChange>
          </w:rPr>
          <w:t>centro</w:t>
        </w:r>
        <w:proofErr w:type="spellEnd"/>
        <w:r w:rsidRPr="006825ED">
          <w:rPr>
            <w:sz w:val="21"/>
            <w:szCs w:val="21"/>
            <w:lang w:bidi="es-ES"/>
            <w:rPrChange w:id="73" w:author="Walker, Laura (DHS-Contractor)" w:date="2026-04-14T13:47:00Z" w16du:dateUtc="2026-04-14T17:47:00Z">
              <w:rPr>
                <w:lang w:bidi="es-ES"/>
              </w:rPr>
            </w:rPrChange>
          </w:rPr>
          <w:t xml:space="preserve"> de </w:t>
        </w:r>
        <w:proofErr w:type="spellStart"/>
        <w:r w:rsidRPr="006825ED">
          <w:rPr>
            <w:sz w:val="21"/>
            <w:szCs w:val="21"/>
            <w:lang w:bidi="es-ES"/>
            <w:rPrChange w:id="74" w:author="Walker, Laura (DHS-Contractor)" w:date="2026-04-14T13:47:00Z" w16du:dateUtc="2026-04-14T17:47:00Z">
              <w:rPr>
                <w:lang w:bidi="es-ES"/>
              </w:rPr>
            </w:rPrChange>
          </w:rPr>
          <w:t>atención</w:t>
        </w:r>
        <w:proofErr w:type="spellEnd"/>
        <w:r w:rsidRPr="006825ED">
          <w:rPr>
            <w:sz w:val="21"/>
            <w:szCs w:val="21"/>
            <w:lang w:bidi="es-ES"/>
            <w:rPrChange w:id="75" w:author="Walker, Laura (DHS-Contractor)" w:date="2026-04-14T13:47:00Z" w16du:dateUtc="2026-04-14T17:47:00Z">
              <w:rPr>
                <w:lang w:bidi="es-ES"/>
              </w:rPr>
            </w:rPrChange>
          </w:rPr>
          <w:t xml:space="preserve"> de DC SUN Bucks al (844) 811-</w:t>
        </w:r>
        <w:proofErr w:type="gramStart"/>
        <w:r w:rsidRPr="006825ED">
          <w:rPr>
            <w:sz w:val="21"/>
            <w:szCs w:val="21"/>
            <w:lang w:bidi="es-ES"/>
            <w:rPrChange w:id="76" w:author="Walker, Laura (DHS-Contractor)" w:date="2026-04-14T13:47:00Z" w16du:dateUtc="2026-04-14T17:47:00Z">
              <w:rPr>
                <w:lang w:bidi="es-ES"/>
              </w:rPr>
            </w:rPrChange>
          </w:rPr>
          <w:t>SEBT(</w:t>
        </w:r>
        <w:proofErr w:type="gramEnd"/>
        <w:r w:rsidRPr="006825ED">
          <w:rPr>
            <w:sz w:val="21"/>
            <w:szCs w:val="21"/>
            <w:lang w:bidi="es-ES"/>
            <w:rPrChange w:id="77" w:author="Walker, Laura (DHS-Contractor)" w:date="2026-04-14T13:47:00Z" w16du:dateUtc="2026-04-14T17:47:00Z">
              <w:rPr>
                <w:lang w:bidi="es-ES"/>
              </w:rPr>
            </w:rPrChange>
          </w:rPr>
          <w:t xml:space="preserve">7328), TDD/TTY 711. Para </w:t>
        </w:r>
        <w:proofErr w:type="spellStart"/>
        <w:r w:rsidRPr="006825ED">
          <w:rPr>
            <w:sz w:val="21"/>
            <w:szCs w:val="21"/>
            <w:lang w:bidi="es-ES"/>
            <w:rPrChange w:id="78" w:author="Walker, Laura (DHS-Contractor)" w:date="2026-04-14T13:47:00Z" w16du:dateUtc="2026-04-14T17:47:00Z">
              <w:rPr>
                <w:lang w:bidi="es-ES"/>
              </w:rPr>
            </w:rPrChange>
          </w:rPr>
          <w:t>que</w:t>
        </w:r>
        <w:proofErr w:type="spellEnd"/>
        <w:r w:rsidRPr="006825ED">
          <w:rPr>
            <w:sz w:val="21"/>
            <w:szCs w:val="21"/>
            <w:lang w:bidi="es-ES"/>
            <w:rPrChange w:id="79" w:author="Walker, Laura (DHS-Contractor)" w:date="2026-04-14T13:47:00Z" w16du:dateUtc="2026-04-14T17:47:00Z">
              <w:rPr>
                <w:lang w:bidi="es-ES"/>
              </w:rPr>
            </w:rPrChange>
          </w:rPr>
          <w:t xml:space="preserve"> </w:t>
        </w:r>
        <w:proofErr w:type="spellStart"/>
        <w:r w:rsidRPr="006825ED">
          <w:rPr>
            <w:sz w:val="21"/>
            <w:szCs w:val="21"/>
            <w:lang w:bidi="es-ES"/>
            <w:rPrChange w:id="80" w:author="Walker, Laura (DHS-Contractor)" w:date="2026-04-14T13:47:00Z" w16du:dateUtc="2026-04-14T17:47:00Z">
              <w:rPr>
                <w:lang w:bidi="es-ES"/>
              </w:rPr>
            </w:rPrChange>
          </w:rPr>
          <w:t>podamos</w:t>
        </w:r>
        <w:proofErr w:type="spellEnd"/>
        <w:r w:rsidRPr="006825ED">
          <w:rPr>
            <w:sz w:val="21"/>
            <w:szCs w:val="21"/>
            <w:lang w:bidi="es-ES"/>
            <w:rPrChange w:id="81" w:author="Walker, Laura (DHS-Contractor)" w:date="2026-04-14T13:47:00Z" w16du:dateUtc="2026-04-14T17:47:00Z">
              <w:rPr>
                <w:lang w:bidi="es-ES"/>
              </w:rPr>
            </w:rPrChange>
          </w:rPr>
          <w:t xml:space="preserve"> </w:t>
        </w:r>
        <w:proofErr w:type="spellStart"/>
        <w:r w:rsidRPr="006825ED">
          <w:rPr>
            <w:sz w:val="21"/>
            <w:szCs w:val="21"/>
            <w:lang w:bidi="es-ES"/>
            <w:rPrChange w:id="82" w:author="Walker, Laura (DHS-Contractor)" w:date="2026-04-14T13:47:00Z" w16du:dateUtc="2026-04-14T17:47:00Z">
              <w:rPr>
                <w:lang w:bidi="es-ES"/>
              </w:rPr>
            </w:rPrChange>
          </w:rPr>
          <w:t>ayudarle</w:t>
        </w:r>
        <w:proofErr w:type="spellEnd"/>
        <w:r w:rsidRPr="006825ED">
          <w:rPr>
            <w:sz w:val="21"/>
            <w:szCs w:val="21"/>
            <w:lang w:bidi="es-ES"/>
            <w:rPrChange w:id="83" w:author="Walker, Laura (DHS-Contractor)" w:date="2026-04-14T13:47:00Z" w16du:dateUtc="2026-04-14T17:47:00Z">
              <w:rPr>
                <w:lang w:bidi="es-ES"/>
              </w:rPr>
            </w:rPrChange>
          </w:rPr>
          <w:t xml:space="preserve"> </w:t>
        </w:r>
        <w:proofErr w:type="spellStart"/>
        <w:r w:rsidRPr="006825ED">
          <w:rPr>
            <w:sz w:val="21"/>
            <w:szCs w:val="21"/>
            <w:lang w:bidi="es-ES"/>
            <w:rPrChange w:id="84" w:author="Walker, Laura (DHS-Contractor)" w:date="2026-04-14T13:47:00Z" w16du:dateUtc="2026-04-14T17:47:00Z">
              <w:rPr>
                <w:lang w:bidi="es-ES"/>
              </w:rPr>
            </w:rPrChange>
          </w:rPr>
          <w:t>mejor</w:t>
        </w:r>
        <w:proofErr w:type="spellEnd"/>
        <w:r w:rsidRPr="006825ED">
          <w:rPr>
            <w:sz w:val="21"/>
            <w:szCs w:val="21"/>
            <w:lang w:bidi="es-ES"/>
            <w:rPrChange w:id="85" w:author="Walker, Laura (DHS-Contractor)" w:date="2026-04-14T13:47:00Z" w16du:dateUtc="2026-04-14T17:47:00Z">
              <w:rPr>
                <w:lang w:bidi="es-ES"/>
              </w:rPr>
            </w:rPrChange>
          </w:rPr>
          <w:t xml:space="preserve">, </w:t>
        </w:r>
        <w:proofErr w:type="spellStart"/>
        <w:r w:rsidRPr="006825ED">
          <w:rPr>
            <w:sz w:val="21"/>
            <w:szCs w:val="21"/>
            <w:lang w:bidi="es-ES"/>
            <w:rPrChange w:id="86" w:author="Walker, Laura (DHS-Contractor)" w:date="2026-04-14T13:47:00Z" w16du:dateUtc="2026-04-14T17:47:00Z">
              <w:rPr>
                <w:lang w:bidi="es-ES"/>
              </w:rPr>
            </w:rPrChange>
          </w:rPr>
          <w:t>tenga</w:t>
        </w:r>
        <w:proofErr w:type="spellEnd"/>
        <w:r w:rsidRPr="006825ED">
          <w:rPr>
            <w:sz w:val="21"/>
            <w:szCs w:val="21"/>
            <w:lang w:bidi="es-ES"/>
            <w:rPrChange w:id="87" w:author="Walker, Laura (DHS-Contractor)" w:date="2026-04-14T13:47:00Z" w16du:dateUtc="2026-04-14T17:47:00Z">
              <w:rPr>
                <w:lang w:bidi="es-ES"/>
              </w:rPr>
            </w:rPrChange>
          </w:rPr>
          <w:t xml:space="preserve"> a mano la </w:t>
        </w:r>
        <w:proofErr w:type="spellStart"/>
        <w:r w:rsidRPr="006825ED">
          <w:rPr>
            <w:sz w:val="21"/>
            <w:szCs w:val="21"/>
            <w:lang w:bidi="es-ES"/>
            <w:rPrChange w:id="88" w:author="Walker, Laura (DHS-Contractor)" w:date="2026-04-14T13:47:00Z" w16du:dateUtc="2026-04-14T17:47:00Z">
              <w:rPr>
                <w:lang w:bidi="es-ES"/>
              </w:rPr>
            </w:rPrChange>
          </w:rPr>
          <w:t>identificación</w:t>
        </w:r>
        <w:proofErr w:type="spellEnd"/>
        <w:r w:rsidRPr="006825ED">
          <w:rPr>
            <w:sz w:val="21"/>
            <w:szCs w:val="21"/>
            <w:lang w:bidi="es-ES"/>
            <w:rPrChange w:id="89" w:author="Walker, Laura (DHS-Contractor)" w:date="2026-04-14T13:47:00Z" w16du:dateUtc="2026-04-14T17:47:00Z">
              <w:rPr>
                <w:lang w:bidi="es-ES"/>
              </w:rPr>
            </w:rPrChange>
          </w:rPr>
          <w:t xml:space="preserve"> de DC SUN Bucks de </w:t>
        </w:r>
        <w:proofErr w:type="spellStart"/>
        <w:r w:rsidRPr="006825ED">
          <w:rPr>
            <w:sz w:val="21"/>
            <w:szCs w:val="21"/>
            <w:lang w:bidi="es-ES"/>
            <w:rPrChange w:id="90" w:author="Walker, Laura (DHS-Contractor)" w:date="2026-04-14T13:47:00Z" w16du:dateUtc="2026-04-14T17:47:00Z">
              <w:rPr>
                <w:lang w:bidi="es-ES"/>
              </w:rPr>
            </w:rPrChange>
          </w:rPr>
          <w:t>su</w:t>
        </w:r>
        <w:proofErr w:type="spellEnd"/>
        <w:r w:rsidRPr="006825ED">
          <w:rPr>
            <w:sz w:val="21"/>
            <w:szCs w:val="21"/>
            <w:lang w:bidi="es-ES"/>
            <w:rPrChange w:id="91" w:author="Walker, Laura (DHS-Contractor)" w:date="2026-04-14T13:47:00Z" w16du:dateUtc="2026-04-14T17:47:00Z">
              <w:rPr>
                <w:lang w:bidi="es-ES"/>
              </w:rPr>
            </w:rPrChange>
          </w:rPr>
          <w:t xml:space="preserve"> </w:t>
        </w:r>
        <w:proofErr w:type="spellStart"/>
        <w:r w:rsidRPr="006825ED">
          <w:rPr>
            <w:sz w:val="21"/>
            <w:szCs w:val="21"/>
            <w:lang w:bidi="es-ES"/>
            <w:rPrChange w:id="92" w:author="Walker, Laura (DHS-Contractor)" w:date="2026-04-14T13:47:00Z" w16du:dateUtc="2026-04-14T17:47:00Z">
              <w:rPr>
                <w:lang w:bidi="es-ES"/>
              </w:rPr>
            </w:rPrChange>
          </w:rPr>
          <w:t>estudiante.</w:t>
        </w:r>
      </w:ins>
      <w:del w:id="93" w:author="Walker, Laura (DHS-Contractor)" w:date="2026-04-14T13:45:00Z" w16du:dateUtc="2026-04-14T17:45:00Z">
        <w:r w:rsidR="007F2E68" w:rsidRPr="006825ED" w:rsidDel="00437439">
          <w:rPr>
            <w:sz w:val="21"/>
            <w:szCs w:val="21"/>
          </w:rPr>
          <w:delText>You can call the DC SUN Bucks Call Center at</w:delText>
        </w:r>
        <w:r w:rsidR="000D1EA9" w:rsidRPr="006825ED" w:rsidDel="00437439">
          <w:rPr>
            <w:color w:val="EE0000"/>
            <w:sz w:val="21"/>
            <w:szCs w:val="21"/>
          </w:rPr>
          <w:delText xml:space="preserve"> </w:delText>
        </w:r>
        <w:r w:rsidR="006D14D6" w:rsidRPr="006825ED" w:rsidDel="00437439">
          <w:rPr>
            <w:sz w:val="21"/>
            <w:szCs w:val="21"/>
            <w:lang w:val="en-US"/>
          </w:rPr>
          <w:delText>(844) 811-SEBT(7328), TTY</w:delText>
        </w:r>
        <w:r w:rsidR="00441C26" w:rsidRPr="006825ED" w:rsidDel="00437439">
          <w:rPr>
            <w:sz w:val="21"/>
            <w:szCs w:val="21"/>
            <w:lang w:val="en-US"/>
          </w:rPr>
          <w:delText>/TDD</w:delText>
        </w:r>
        <w:r w:rsidR="006D14D6" w:rsidRPr="006825ED" w:rsidDel="00437439">
          <w:rPr>
            <w:sz w:val="21"/>
            <w:szCs w:val="21"/>
            <w:lang w:val="en-US"/>
          </w:rPr>
          <w:delText xml:space="preserve"> 711.</w:delText>
        </w:r>
        <w:r w:rsidR="006D14D6" w:rsidRPr="006825ED" w:rsidDel="00437439">
          <w:rPr>
            <w:color w:val="EE0000"/>
            <w:sz w:val="21"/>
            <w:szCs w:val="21"/>
          </w:rPr>
          <w:delText xml:space="preserve"> </w:delText>
        </w:r>
        <w:r w:rsidR="003F6D9F" w:rsidRPr="006825ED" w:rsidDel="00437439">
          <w:rPr>
            <w:sz w:val="21"/>
            <w:szCs w:val="21"/>
            <w:lang w:val="en-US"/>
          </w:rPr>
          <w:delText xml:space="preserve">To help us better assist you, please have your student’s </w:delText>
        </w:r>
        <w:r w:rsidR="009C6D21" w:rsidRPr="006825ED" w:rsidDel="00437439">
          <w:rPr>
            <w:sz w:val="21"/>
            <w:szCs w:val="21"/>
            <w:lang w:val="en-US"/>
          </w:rPr>
          <w:delText xml:space="preserve">DC </w:delText>
        </w:r>
        <w:r w:rsidR="003F6D9F" w:rsidRPr="006825ED" w:rsidDel="00437439">
          <w:rPr>
            <w:sz w:val="21"/>
            <w:szCs w:val="21"/>
            <w:lang w:val="en-US"/>
          </w:rPr>
          <w:delText>SUN Bucks ID available</w:delText>
        </w:r>
        <w:r w:rsidR="00A107FB" w:rsidRPr="006825ED" w:rsidDel="00437439">
          <w:rPr>
            <w:sz w:val="21"/>
            <w:szCs w:val="21"/>
            <w:lang w:val="en-US"/>
          </w:rPr>
          <w:delText>.</w:delText>
        </w:r>
        <w:proofErr w:type="spellEnd"/>
      </w:del>
    </w:p>
    <w:p w14:paraId="746F489D" w14:textId="77777777" w:rsidR="00140A3A" w:rsidRPr="006825ED" w:rsidRDefault="00140A3A" w:rsidP="70DCEA27">
      <w:pPr>
        <w:numPr>
          <w:ilvl w:val="0"/>
          <w:numId w:val="1"/>
        </w:numPr>
        <w:spacing w:line="331" w:lineRule="auto"/>
        <w:rPr>
          <w:ins w:id="94" w:author="Walker, Laura (DHS-Contractor)" w:date="2026-04-14T13:45:00Z" w16du:dateUtc="2026-04-14T17:45:00Z"/>
          <w:sz w:val="21"/>
          <w:szCs w:val="21"/>
          <w:lang w:val="en-US"/>
          <w:rPrChange w:id="95" w:author="Walker, Laura (DHS-Contractor)" w:date="2026-04-14T13:47:00Z" w16du:dateUtc="2026-04-14T17:47:00Z">
            <w:rPr>
              <w:ins w:id="96" w:author="Walker, Laura (DHS-Contractor)" w:date="2026-04-14T13:45:00Z" w16du:dateUtc="2026-04-14T17:45:00Z"/>
              <w:sz w:val="21"/>
              <w:szCs w:val="21"/>
            </w:rPr>
          </w:rPrChange>
        </w:rPr>
      </w:pPr>
    </w:p>
    <w:p w14:paraId="0F2120F4" w14:textId="437785F4" w:rsidR="000660E1" w:rsidRPr="006825ED" w:rsidDel="00A32B01" w:rsidRDefault="00A32B01" w:rsidP="70DCEA27">
      <w:pPr>
        <w:numPr>
          <w:ilvl w:val="0"/>
          <w:numId w:val="1"/>
        </w:numPr>
        <w:spacing w:line="331" w:lineRule="auto"/>
        <w:rPr>
          <w:del w:id="97" w:author="Walker, Laura (DHS-Contractor)" w:date="2026-04-14T13:46:00Z" w16du:dateUtc="2026-04-14T17:46:00Z"/>
          <w:sz w:val="21"/>
          <w:szCs w:val="21"/>
          <w:rPrChange w:id="98" w:author="Walker, Laura (DHS-Contractor)" w:date="2026-04-14T13:47:00Z" w16du:dateUtc="2026-04-14T17:47:00Z">
            <w:rPr>
              <w:del w:id="99" w:author="Walker, Laura (DHS-Contractor)" w:date="2026-04-14T13:46:00Z" w16du:dateUtc="2026-04-14T17:46:00Z"/>
              <w:lang w:bidi="es-ES"/>
            </w:rPr>
          </w:rPrChange>
        </w:rPr>
      </w:pPr>
      <w:ins w:id="100" w:author="Walker, Laura (DHS-Contractor)" w:date="2026-04-14T13:46:00Z" w16du:dateUtc="2026-04-14T17:46:00Z">
        <w:r w:rsidRPr="006825ED">
          <w:rPr>
            <w:sz w:val="21"/>
            <w:szCs w:val="21"/>
            <w:lang w:bidi="es-ES"/>
            <w:rPrChange w:id="101" w:author="Walker, Laura (DHS-Contractor)" w:date="2026-04-14T13:47:00Z" w16du:dateUtc="2026-04-14T17:47:00Z">
              <w:rPr>
                <w:lang w:bidi="es-ES"/>
              </w:rPr>
            </w:rPrChange>
          </w:rPr>
          <w:t xml:space="preserve">También </w:t>
        </w:r>
        <w:proofErr w:type="spellStart"/>
        <w:r w:rsidRPr="006825ED">
          <w:rPr>
            <w:sz w:val="21"/>
            <w:szCs w:val="21"/>
            <w:lang w:bidi="es-ES"/>
            <w:rPrChange w:id="102" w:author="Walker, Laura (DHS-Contractor)" w:date="2026-04-14T13:47:00Z" w16du:dateUtc="2026-04-14T17:47:00Z">
              <w:rPr>
                <w:lang w:bidi="es-ES"/>
              </w:rPr>
            </w:rPrChange>
          </w:rPr>
          <w:t>puede</w:t>
        </w:r>
        <w:proofErr w:type="spellEnd"/>
        <w:r w:rsidRPr="006825ED">
          <w:rPr>
            <w:sz w:val="21"/>
            <w:szCs w:val="21"/>
            <w:lang w:bidi="es-ES"/>
            <w:rPrChange w:id="103" w:author="Walker, Laura (DHS-Contractor)" w:date="2026-04-14T13:47:00Z" w16du:dateUtc="2026-04-14T17:47:00Z">
              <w:rPr>
                <w:lang w:bidi="es-ES"/>
              </w:rPr>
            </w:rPrChange>
          </w:rPr>
          <w:t xml:space="preserve"> </w:t>
        </w:r>
        <w:proofErr w:type="spellStart"/>
        <w:r w:rsidRPr="006825ED">
          <w:rPr>
            <w:sz w:val="21"/>
            <w:szCs w:val="21"/>
            <w:lang w:bidi="es-ES"/>
            <w:rPrChange w:id="104" w:author="Walker, Laura (DHS-Contractor)" w:date="2026-04-14T13:47:00Z" w16du:dateUtc="2026-04-14T17:47:00Z">
              <w:rPr>
                <w:lang w:bidi="es-ES"/>
              </w:rPr>
            </w:rPrChange>
          </w:rPr>
          <w:t>apelar</w:t>
        </w:r>
        <w:proofErr w:type="spellEnd"/>
        <w:r w:rsidRPr="006825ED">
          <w:rPr>
            <w:sz w:val="21"/>
            <w:szCs w:val="21"/>
            <w:lang w:bidi="es-ES"/>
            <w:rPrChange w:id="105" w:author="Walker, Laura (DHS-Contractor)" w:date="2026-04-14T13:47:00Z" w16du:dateUtc="2026-04-14T17:47:00Z">
              <w:rPr>
                <w:lang w:bidi="es-ES"/>
              </w:rPr>
            </w:rPrChange>
          </w:rPr>
          <w:t xml:space="preserve"> la </w:t>
        </w:r>
        <w:proofErr w:type="spellStart"/>
        <w:r w:rsidRPr="006825ED">
          <w:rPr>
            <w:sz w:val="21"/>
            <w:szCs w:val="21"/>
            <w:lang w:bidi="es-ES"/>
            <w:rPrChange w:id="106" w:author="Walker, Laura (DHS-Contractor)" w:date="2026-04-14T13:47:00Z" w16du:dateUtc="2026-04-14T17:47:00Z">
              <w:rPr>
                <w:lang w:bidi="es-ES"/>
              </w:rPr>
            </w:rPrChange>
          </w:rPr>
          <w:t>decisión</w:t>
        </w:r>
        <w:proofErr w:type="spellEnd"/>
        <w:r w:rsidRPr="006825ED">
          <w:rPr>
            <w:sz w:val="21"/>
            <w:szCs w:val="21"/>
            <w:lang w:bidi="es-ES"/>
            <w:rPrChange w:id="107" w:author="Walker, Laura (DHS-Contractor)" w:date="2026-04-14T13:47:00Z" w16du:dateUtc="2026-04-14T17:47:00Z">
              <w:rPr>
                <w:lang w:bidi="es-ES"/>
              </w:rPr>
            </w:rPrChange>
          </w:rPr>
          <w:t xml:space="preserve"> </w:t>
        </w:r>
        <w:proofErr w:type="spellStart"/>
        <w:r w:rsidRPr="006825ED">
          <w:rPr>
            <w:sz w:val="21"/>
            <w:szCs w:val="21"/>
            <w:lang w:bidi="es-ES"/>
            <w:rPrChange w:id="108" w:author="Walker, Laura (DHS-Contractor)" w:date="2026-04-14T13:47:00Z" w16du:dateUtc="2026-04-14T17:47:00Z">
              <w:rPr>
                <w:lang w:bidi="es-ES"/>
              </w:rPr>
            </w:rPrChange>
          </w:rPr>
          <w:t>solicitando</w:t>
        </w:r>
        <w:proofErr w:type="spellEnd"/>
        <w:r w:rsidRPr="006825ED">
          <w:rPr>
            <w:sz w:val="21"/>
            <w:szCs w:val="21"/>
            <w:lang w:bidi="es-ES"/>
            <w:rPrChange w:id="109" w:author="Walker, Laura (DHS-Contractor)" w:date="2026-04-14T13:47:00Z" w16du:dateUtc="2026-04-14T17:47:00Z">
              <w:rPr>
                <w:lang w:bidi="es-ES"/>
              </w:rPr>
            </w:rPrChange>
          </w:rPr>
          <w:t xml:space="preserve"> </w:t>
        </w:r>
        <w:proofErr w:type="spellStart"/>
        <w:r w:rsidRPr="006825ED">
          <w:rPr>
            <w:sz w:val="21"/>
            <w:szCs w:val="21"/>
            <w:lang w:bidi="es-ES"/>
            <w:rPrChange w:id="110" w:author="Walker, Laura (DHS-Contractor)" w:date="2026-04-14T13:47:00Z" w16du:dateUtc="2026-04-14T17:47:00Z">
              <w:rPr>
                <w:lang w:bidi="es-ES"/>
              </w:rPr>
            </w:rPrChange>
          </w:rPr>
          <w:t>una</w:t>
        </w:r>
        <w:proofErr w:type="spellEnd"/>
        <w:r w:rsidRPr="006825ED">
          <w:rPr>
            <w:sz w:val="21"/>
            <w:szCs w:val="21"/>
            <w:lang w:bidi="es-ES"/>
            <w:rPrChange w:id="111" w:author="Walker, Laura (DHS-Contractor)" w:date="2026-04-14T13:47:00Z" w16du:dateUtc="2026-04-14T17:47:00Z">
              <w:rPr>
                <w:lang w:bidi="es-ES"/>
              </w:rPr>
            </w:rPrChange>
          </w:rPr>
          <w:t xml:space="preserve"> audiencia </w:t>
        </w:r>
        <w:proofErr w:type="spellStart"/>
        <w:r w:rsidRPr="006825ED">
          <w:rPr>
            <w:sz w:val="21"/>
            <w:szCs w:val="21"/>
            <w:lang w:bidi="es-ES"/>
            <w:rPrChange w:id="112" w:author="Walker, Laura (DHS-Contractor)" w:date="2026-04-14T13:47:00Z" w16du:dateUtc="2026-04-14T17:47:00Z">
              <w:rPr>
                <w:lang w:bidi="es-ES"/>
              </w:rPr>
            </w:rPrChange>
          </w:rPr>
          <w:t>imparcial</w:t>
        </w:r>
        <w:proofErr w:type="spellEnd"/>
        <w:r w:rsidRPr="006825ED">
          <w:rPr>
            <w:sz w:val="21"/>
            <w:szCs w:val="21"/>
            <w:lang w:bidi="es-ES"/>
            <w:rPrChange w:id="113" w:author="Walker, Laura (DHS-Contractor)" w:date="2026-04-14T13:47:00Z" w16du:dateUtc="2026-04-14T17:47:00Z">
              <w:rPr>
                <w:lang w:bidi="es-ES"/>
              </w:rPr>
            </w:rPrChange>
          </w:rPr>
          <w:t xml:space="preserve">. </w:t>
        </w:r>
        <w:proofErr w:type="spellStart"/>
        <w:r w:rsidRPr="006825ED">
          <w:rPr>
            <w:sz w:val="21"/>
            <w:szCs w:val="21"/>
            <w:lang w:bidi="es-ES"/>
            <w:rPrChange w:id="114" w:author="Walker, Laura (DHS-Contractor)" w:date="2026-04-14T13:47:00Z" w16du:dateUtc="2026-04-14T17:47:00Z">
              <w:rPr>
                <w:lang w:bidi="es-ES"/>
              </w:rPr>
            </w:rPrChange>
          </w:rPr>
          <w:t>Obtenga</w:t>
        </w:r>
        <w:proofErr w:type="spellEnd"/>
        <w:r w:rsidRPr="006825ED">
          <w:rPr>
            <w:sz w:val="21"/>
            <w:szCs w:val="21"/>
            <w:lang w:bidi="es-ES"/>
            <w:rPrChange w:id="115" w:author="Walker, Laura (DHS-Contractor)" w:date="2026-04-14T13:47:00Z" w16du:dateUtc="2026-04-14T17:47:00Z">
              <w:rPr>
                <w:lang w:bidi="es-ES"/>
              </w:rPr>
            </w:rPrChange>
          </w:rPr>
          <w:t xml:space="preserve"> </w:t>
        </w:r>
        <w:proofErr w:type="spellStart"/>
        <w:r w:rsidRPr="006825ED">
          <w:rPr>
            <w:sz w:val="21"/>
            <w:szCs w:val="21"/>
            <w:lang w:bidi="es-ES"/>
            <w:rPrChange w:id="116" w:author="Walker, Laura (DHS-Contractor)" w:date="2026-04-14T13:47:00Z" w16du:dateUtc="2026-04-14T17:47:00Z">
              <w:rPr>
                <w:lang w:bidi="es-ES"/>
              </w:rPr>
            </w:rPrChange>
          </w:rPr>
          <w:t>más</w:t>
        </w:r>
        <w:proofErr w:type="spellEnd"/>
        <w:r w:rsidRPr="006825ED">
          <w:rPr>
            <w:sz w:val="21"/>
            <w:szCs w:val="21"/>
            <w:lang w:bidi="es-ES"/>
            <w:rPrChange w:id="117" w:author="Walker, Laura (DHS-Contractor)" w:date="2026-04-14T13:47:00Z" w16du:dateUtc="2026-04-14T17:47:00Z">
              <w:rPr>
                <w:lang w:bidi="es-ES"/>
              </w:rPr>
            </w:rPrChange>
          </w:rPr>
          <w:t xml:space="preserve"> </w:t>
        </w:r>
        <w:proofErr w:type="spellStart"/>
        <w:r w:rsidRPr="006825ED">
          <w:rPr>
            <w:sz w:val="21"/>
            <w:szCs w:val="21"/>
            <w:lang w:bidi="es-ES"/>
            <w:rPrChange w:id="118" w:author="Walker, Laura (DHS-Contractor)" w:date="2026-04-14T13:47:00Z" w16du:dateUtc="2026-04-14T17:47:00Z">
              <w:rPr>
                <w:lang w:bidi="es-ES"/>
              </w:rPr>
            </w:rPrChange>
          </w:rPr>
          <w:t>información</w:t>
        </w:r>
        <w:proofErr w:type="spellEnd"/>
        <w:r w:rsidRPr="006825ED">
          <w:rPr>
            <w:sz w:val="21"/>
            <w:szCs w:val="21"/>
            <w:lang w:bidi="es-ES"/>
            <w:rPrChange w:id="119" w:author="Walker, Laura (DHS-Contractor)" w:date="2026-04-14T13:47:00Z" w16du:dateUtc="2026-04-14T17:47:00Z">
              <w:rPr>
                <w:lang w:bidi="es-ES"/>
              </w:rPr>
            </w:rPrChange>
          </w:rPr>
          <w:t xml:space="preserve"> </w:t>
        </w:r>
        <w:proofErr w:type="spellStart"/>
        <w:r w:rsidRPr="006825ED">
          <w:rPr>
            <w:sz w:val="21"/>
            <w:szCs w:val="21"/>
            <w:lang w:bidi="es-ES"/>
            <w:rPrChange w:id="120" w:author="Walker, Laura (DHS-Contractor)" w:date="2026-04-14T13:47:00Z" w16du:dateUtc="2026-04-14T17:47:00Z">
              <w:rPr>
                <w:lang w:bidi="es-ES"/>
              </w:rPr>
            </w:rPrChange>
          </w:rPr>
          <w:t>sobre</w:t>
        </w:r>
        <w:proofErr w:type="spellEnd"/>
        <w:r w:rsidRPr="006825ED">
          <w:rPr>
            <w:sz w:val="21"/>
            <w:szCs w:val="21"/>
            <w:lang w:bidi="es-ES"/>
            <w:rPrChange w:id="121" w:author="Walker, Laura (DHS-Contractor)" w:date="2026-04-14T13:47:00Z" w16du:dateUtc="2026-04-14T17:47:00Z">
              <w:rPr>
                <w:lang w:bidi="es-ES"/>
              </w:rPr>
            </w:rPrChange>
          </w:rPr>
          <w:t xml:space="preserve"> </w:t>
        </w:r>
        <w:proofErr w:type="spellStart"/>
        <w:r w:rsidRPr="006825ED">
          <w:rPr>
            <w:sz w:val="21"/>
            <w:szCs w:val="21"/>
            <w:lang w:bidi="es-ES"/>
            <w:rPrChange w:id="122" w:author="Walker, Laura (DHS-Contractor)" w:date="2026-04-14T13:47:00Z" w16du:dateUtc="2026-04-14T17:47:00Z">
              <w:rPr>
                <w:lang w:bidi="es-ES"/>
              </w:rPr>
            </w:rPrChange>
          </w:rPr>
          <w:t>cómo</w:t>
        </w:r>
        <w:proofErr w:type="spellEnd"/>
        <w:r w:rsidRPr="006825ED">
          <w:rPr>
            <w:sz w:val="21"/>
            <w:szCs w:val="21"/>
            <w:lang w:bidi="es-ES"/>
            <w:rPrChange w:id="123" w:author="Walker, Laura (DHS-Contractor)" w:date="2026-04-14T13:47:00Z" w16du:dateUtc="2026-04-14T17:47:00Z">
              <w:rPr>
                <w:lang w:bidi="es-ES"/>
              </w:rPr>
            </w:rPrChange>
          </w:rPr>
          <w:t xml:space="preserve"> </w:t>
        </w:r>
        <w:proofErr w:type="spellStart"/>
        <w:r w:rsidRPr="006825ED">
          <w:rPr>
            <w:sz w:val="21"/>
            <w:szCs w:val="21"/>
            <w:lang w:bidi="es-ES"/>
            <w:rPrChange w:id="124" w:author="Walker, Laura (DHS-Contractor)" w:date="2026-04-14T13:47:00Z" w16du:dateUtc="2026-04-14T17:47:00Z">
              <w:rPr>
                <w:lang w:bidi="es-ES"/>
              </w:rPr>
            </w:rPrChange>
          </w:rPr>
          <w:t>realizar</w:t>
        </w:r>
        <w:proofErr w:type="spellEnd"/>
        <w:r w:rsidRPr="006825ED">
          <w:rPr>
            <w:sz w:val="21"/>
            <w:szCs w:val="21"/>
            <w:lang w:bidi="es-ES"/>
            <w:rPrChange w:id="125" w:author="Walker, Laura (DHS-Contractor)" w:date="2026-04-14T13:47:00Z" w16du:dateUtc="2026-04-14T17:47:00Z">
              <w:rPr>
                <w:lang w:bidi="es-ES"/>
              </w:rPr>
            </w:rPrChange>
          </w:rPr>
          <w:t xml:space="preserve"> </w:t>
        </w:r>
        <w:proofErr w:type="spellStart"/>
        <w:r w:rsidRPr="006825ED">
          <w:rPr>
            <w:sz w:val="21"/>
            <w:szCs w:val="21"/>
            <w:lang w:bidi="es-ES"/>
            <w:rPrChange w:id="126" w:author="Walker, Laura (DHS-Contractor)" w:date="2026-04-14T13:47:00Z" w16du:dateUtc="2026-04-14T17:47:00Z">
              <w:rPr>
                <w:lang w:bidi="es-ES"/>
              </w:rPr>
            </w:rPrChange>
          </w:rPr>
          <w:t>una</w:t>
        </w:r>
        <w:proofErr w:type="spellEnd"/>
        <w:r w:rsidRPr="006825ED">
          <w:rPr>
            <w:sz w:val="21"/>
            <w:szCs w:val="21"/>
            <w:lang w:bidi="es-ES"/>
            <w:rPrChange w:id="127" w:author="Walker, Laura (DHS-Contractor)" w:date="2026-04-14T13:47:00Z" w16du:dateUtc="2026-04-14T17:47:00Z">
              <w:rPr>
                <w:lang w:bidi="es-ES"/>
              </w:rPr>
            </w:rPrChange>
          </w:rPr>
          <w:t xml:space="preserve"> </w:t>
        </w:r>
        <w:proofErr w:type="spellStart"/>
        <w:r w:rsidRPr="006825ED">
          <w:rPr>
            <w:sz w:val="21"/>
            <w:szCs w:val="21"/>
            <w:lang w:bidi="es-ES"/>
            <w:rPrChange w:id="128" w:author="Walker, Laura (DHS-Contractor)" w:date="2026-04-14T13:47:00Z" w16du:dateUtc="2026-04-14T17:47:00Z">
              <w:rPr>
                <w:lang w:bidi="es-ES"/>
              </w:rPr>
            </w:rPrChange>
          </w:rPr>
          <w:t>apelación</w:t>
        </w:r>
        <w:proofErr w:type="spellEnd"/>
        <w:r w:rsidRPr="006825ED">
          <w:rPr>
            <w:sz w:val="21"/>
            <w:szCs w:val="21"/>
            <w:lang w:bidi="es-ES"/>
            <w:rPrChange w:id="129" w:author="Walker, Laura (DHS-Contractor)" w:date="2026-04-14T13:47:00Z" w16du:dateUtc="2026-04-14T17:47:00Z">
              <w:rPr>
                <w:lang w:bidi="es-ES"/>
              </w:rPr>
            </w:rPrChange>
          </w:rPr>
          <w:t xml:space="preserve"> </w:t>
        </w:r>
        <w:proofErr w:type="spellStart"/>
        <w:r w:rsidRPr="006825ED">
          <w:rPr>
            <w:sz w:val="21"/>
            <w:szCs w:val="21"/>
            <w:lang w:bidi="es-ES"/>
            <w:rPrChange w:id="130" w:author="Walker, Laura (DHS-Contractor)" w:date="2026-04-14T13:47:00Z" w16du:dateUtc="2026-04-14T17:47:00Z">
              <w:rPr>
                <w:lang w:bidi="es-ES"/>
              </w:rPr>
            </w:rPrChange>
          </w:rPr>
          <w:t>en</w:t>
        </w:r>
        <w:proofErr w:type="spellEnd"/>
        <w:r w:rsidRPr="006825ED">
          <w:rPr>
            <w:sz w:val="21"/>
            <w:szCs w:val="21"/>
            <w:lang w:bidi="es-ES"/>
            <w:rPrChange w:id="131" w:author="Walker, Laura (DHS-Contractor)" w:date="2026-04-14T13:47:00Z" w16du:dateUtc="2026-04-14T17:47:00Z">
              <w:rPr>
                <w:lang w:bidi="es-ES"/>
              </w:rPr>
            </w:rPrChange>
          </w:rPr>
          <w:t xml:space="preserve"> la </w:t>
        </w:r>
        <w:proofErr w:type="spellStart"/>
        <w:r w:rsidRPr="006825ED">
          <w:rPr>
            <w:sz w:val="21"/>
            <w:szCs w:val="21"/>
            <w:lang w:bidi="es-ES"/>
            <w:rPrChange w:id="132" w:author="Walker, Laura (DHS-Contractor)" w:date="2026-04-14T13:47:00Z" w16du:dateUtc="2026-04-14T17:47:00Z">
              <w:rPr>
                <w:lang w:bidi="es-ES"/>
              </w:rPr>
            </w:rPrChange>
          </w:rPr>
          <w:t>sección</w:t>
        </w:r>
        <w:proofErr w:type="spellEnd"/>
        <w:r w:rsidRPr="006825ED">
          <w:rPr>
            <w:sz w:val="21"/>
            <w:szCs w:val="21"/>
            <w:lang w:bidi="es-ES"/>
            <w:rPrChange w:id="133" w:author="Walker, Laura (DHS-Contractor)" w:date="2026-04-14T13:47:00Z" w16du:dateUtc="2026-04-14T17:47:00Z">
              <w:rPr>
                <w:lang w:bidi="es-ES"/>
              </w:rPr>
            </w:rPrChange>
          </w:rPr>
          <w:t xml:space="preserve"> "DERECHOS DE APELACIÓN DE DC SUN BUCKS (EBT DE VERANO)" al final de </w:t>
        </w:r>
        <w:proofErr w:type="spellStart"/>
        <w:r w:rsidRPr="006825ED">
          <w:rPr>
            <w:sz w:val="21"/>
            <w:szCs w:val="21"/>
            <w:lang w:bidi="es-ES"/>
            <w:rPrChange w:id="134" w:author="Walker, Laura (DHS-Contractor)" w:date="2026-04-14T13:47:00Z" w16du:dateUtc="2026-04-14T17:47:00Z">
              <w:rPr>
                <w:lang w:bidi="es-ES"/>
              </w:rPr>
            </w:rPrChange>
          </w:rPr>
          <w:t>este</w:t>
        </w:r>
        <w:proofErr w:type="spellEnd"/>
        <w:r w:rsidRPr="006825ED">
          <w:rPr>
            <w:sz w:val="21"/>
            <w:szCs w:val="21"/>
            <w:lang w:bidi="es-ES"/>
            <w:rPrChange w:id="135" w:author="Walker, Laura (DHS-Contractor)" w:date="2026-04-14T13:47:00Z" w16du:dateUtc="2026-04-14T17:47:00Z">
              <w:rPr>
                <w:lang w:bidi="es-ES"/>
              </w:rPr>
            </w:rPrChange>
          </w:rPr>
          <w:t xml:space="preserve"> </w:t>
        </w:r>
        <w:proofErr w:type="spellStart"/>
        <w:r w:rsidRPr="006825ED">
          <w:rPr>
            <w:sz w:val="21"/>
            <w:szCs w:val="21"/>
            <w:lang w:bidi="es-ES"/>
            <w:rPrChange w:id="136" w:author="Walker, Laura (DHS-Contractor)" w:date="2026-04-14T13:47:00Z" w16du:dateUtc="2026-04-14T17:47:00Z">
              <w:rPr>
                <w:lang w:bidi="es-ES"/>
              </w:rPr>
            </w:rPrChange>
          </w:rPr>
          <w:t>aviso.</w:t>
        </w:r>
      </w:ins>
      <w:del w:id="137" w:author="Walker, Laura (DHS-Contractor)" w:date="2026-04-14T13:46:00Z" w16du:dateUtc="2026-04-14T17:46:00Z">
        <w:r w:rsidR="007F2E68" w:rsidRPr="006825ED" w:rsidDel="00A32B01">
          <w:rPr>
            <w:sz w:val="21"/>
            <w:szCs w:val="21"/>
          </w:rPr>
          <w:delText>You may also appeal the decision by requesting a fair hearing. Learn more about how to appeal by reading the section under “Rights to Appeal” at the end of this email.</w:delText>
        </w:r>
      </w:del>
    </w:p>
    <w:p w14:paraId="5102EF18" w14:textId="77777777" w:rsidR="00A32B01" w:rsidRPr="006825ED" w:rsidRDefault="00A32B01" w:rsidP="70DCEA27">
      <w:pPr>
        <w:numPr>
          <w:ilvl w:val="0"/>
          <w:numId w:val="1"/>
        </w:numPr>
        <w:spacing w:line="331" w:lineRule="auto"/>
        <w:rPr>
          <w:ins w:id="138" w:author="Walker, Laura (DHS-Contractor)" w:date="2026-04-14T13:46:00Z" w16du:dateUtc="2026-04-14T17:46:00Z"/>
          <w:sz w:val="21"/>
          <w:szCs w:val="21"/>
        </w:rPr>
      </w:pPr>
      <w:proofErr w:type="spellEnd"/>
    </w:p>
    <w:p w14:paraId="64D11C20" w14:textId="4E555F47" w:rsidR="000660E1" w:rsidRPr="00BC75E8" w:rsidDel="00BC75E8" w:rsidRDefault="007F2E68" w:rsidP="70DCEA27">
      <w:pPr>
        <w:numPr>
          <w:ilvl w:val="0"/>
          <w:numId w:val="1"/>
        </w:numPr>
        <w:spacing w:line="331" w:lineRule="auto"/>
        <w:rPr>
          <w:del w:id="139" w:author="Walker, Laura (DHS-Contractor)" w:date="2026-04-14T13:46:00Z" w16du:dateUtc="2026-04-14T17:46:00Z"/>
          <w:sz w:val="21"/>
          <w:szCs w:val="21"/>
          <w:lang w:val="en-US"/>
          <w:rPrChange w:id="140" w:author="Walker, Laura (DHS-Contractor)" w:date="2026-04-14T13:47:00Z" w16du:dateUtc="2026-04-14T17:47:00Z">
            <w:rPr>
              <w:del w:id="141" w:author="Walker, Laura (DHS-Contractor)" w:date="2026-04-14T13:46:00Z" w16du:dateUtc="2026-04-14T17:46:00Z"/>
              <w:sz w:val="21"/>
              <w:szCs w:val="21"/>
              <w:lang w:bidi="es-ES"/>
            </w:rPr>
          </w:rPrChange>
        </w:rPr>
      </w:pPr>
      <w:del w:id="142" w:author="Walker, Laura (DHS-Contractor)" w:date="2026-04-14T13:46:00Z" w16du:dateUtc="2026-04-14T17:46:00Z">
        <w:r w:rsidRPr="006825ED" w:rsidDel="006825ED">
          <w:rPr>
            <w:sz w:val="21"/>
            <w:szCs w:val="21"/>
            <w:lang w:val="en-US"/>
          </w:rPr>
          <w:delText xml:space="preserve">You </w:delText>
        </w:r>
      </w:del>
      <w:proofErr w:type="spellStart"/>
      <w:ins w:id="143" w:author="Walker, Laura (DHS-Contractor)" w:date="2026-04-14T13:46:00Z" w16du:dateUtc="2026-04-14T17:46:00Z">
        <w:r w:rsidR="006825ED" w:rsidRPr="006825ED">
          <w:rPr>
            <w:sz w:val="21"/>
            <w:szCs w:val="21"/>
            <w:lang w:bidi="es-ES"/>
            <w:rPrChange w:id="144" w:author="Walker, Laura (DHS-Contractor)" w:date="2026-04-14T13:47:00Z" w16du:dateUtc="2026-04-14T17:47:00Z">
              <w:rPr>
                <w:lang w:bidi="es-ES"/>
              </w:rPr>
            </w:rPrChange>
          </w:rPr>
          <w:t>Puede</w:t>
        </w:r>
        <w:proofErr w:type="spellEnd"/>
        <w:r w:rsidR="006825ED" w:rsidRPr="006825ED">
          <w:rPr>
            <w:sz w:val="21"/>
            <w:szCs w:val="21"/>
            <w:lang w:bidi="es-ES"/>
            <w:rPrChange w:id="145" w:author="Walker, Laura (DHS-Contractor)" w:date="2026-04-14T13:47:00Z" w16du:dateUtc="2026-04-14T17:47:00Z">
              <w:rPr>
                <w:lang w:bidi="es-ES"/>
              </w:rPr>
            </w:rPrChange>
          </w:rPr>
          <w:t xml:space="preserve"> </w:t>
        </w:r>
        <w:proofErr w:type="spellStart"/>
        <w:r w:rsidR="006825ED" w:rsidRPr="006825ED">
          <w:rPr>
            <w:sz w:val="21"/>
            <w:szCs w:val="21"/>
            <w:lang w:bidi="es-ES"/>
            <w:rPrChange w:id="146" w:author="Walker, Laura (DHS-Contractor)" w:date="2026-04-14T13:47:00Z" w16du:dateUtc="2026-04-14T17:47:00Z">
              <w:rPr>
                <w:lang w:bidi="es-ES"/>
              </w:rPr>
            </w:rPrChange>
          </w:rPr>
          <w:t>volver</w:t>
        </w:r>
        <w:proofErr w:type="spellEnd"/>
        <w:r w:rsidR="006825ED" w:rsidRPr="006825ED">
          <w:rPr>
            <w:sz w:val="21"/>
            <w:szCs w:val="21"/>
            <w:lang w:bidi="es-ES"/>
            <w:rPrChange w:id="147" w:author="Walker, Laura (DHS-Contractor)" w:date="2026-04-14T13:47:00Z" w16du:dateUtc="2026-04-14T17:47:00Z">
              <w:rPr>
                <w:lang w:bidi="es-ES"/>
              </w:rPr>
            </w:rPrChange>
          </w:rPr>
          <w:t xml:space="preserve"> a </w:t>
        </w:r>
        <w:proofErr w:type="spellStart"/>
        <w:r w:rsidR="006825ED" w:rsidRPr="006825ED">
          <w:rPr>
            <w:sz w:val="21"/>
            <w:szCs w:val="21"/>
            <w:lang w:bidi="es-ES"/>
            <w:rPrChange w:id="148" w:author="Walker, Laura (DHS-Contractor)" w:date="2026-04-14T13:47:00Z" w16du:dateUtc="2026-04-14T17:47:00Z">
              <w:rPr>
                <w:lang w:bidi="es-ES"/>
              </w:rPr>
            </w:rPrChange>
          </w:rPr>
          <w:t>presentar</w:t>
        </w:r>
        <w:proofErr w:type="spellEnd"/>
        <w:r w:rsidR="006825ED" w:rsidRPr="006825ED">
          <w:rPr>
            <w:sz w:val="21"/>
            <w:szCs w:val="21"/>
            <w:lang w:bidi="es-ES"/>
            <w:rPrChange w:id="149" w:author="Walker, Laura (DHS-Contractor)" w:date="2026-04-14T13:47:00Z" w16du:dateUtc="2026-04-14T17:47:00Z">
              <w:rPr>
                <w:lang w:bidi="es-ES"/>
              </w:rPr>
            </w:rPrChange>
          </w:rPr>
          <w:t xml:space="preserve"> </w:t>
        </w:r>
        <w:proofErr w:type="spellStart"/>
        <w:r w:rsidR="006825ED" w:rsidRPr="006825ED">
          <w:rPr>
            <w:sz w:val="21"/>
            <w:szCs w:val="21"/>
            <w:lang w:bidi="es-ES"/>
            <w:rPrChange w:id="150" w:author="Walker, Laura (DHS-Contractor)" w:date="2026-04-14T13:47:00Z" w16du:dateUtc="2026-04-14T17:47:00Z">
              <w:rPr>
                <w:lang w:bidi="es-ES"/>
              </w:rPr>
            </w:rPrChange>
          </w:rPr>
          <w:t>una</w:t>
        </w:r>
        <w:proofErr w:type="spellEnd"/>
        <w:r w:rsidR="006825ED" w:rsidRPr="006825ED">
          <w:rPr>
            <w:sz w:val="21"/>
            <w:szCs w:val="21"/>
            <w:lang w:bidi="es-ES"/>
            <w:rPrChange w:id="151" w:author="Walker, Laura (DHS-Contractor)" w:date="2026-04-14T13:47:00Z" w16du:dateUtc="2026-04-14T17:47:00Z">
              <w:rPr>
                <w:lang w:bidi="es-ES"/>
              </w:rPr>
            </w:rPrChange>
          </w:rPr>
          <w:t xml:space="preserve"> </w:t>
        </w:r>
        <w:proofErr w:type="spellStart"/>
        <w:r w:rsidR="006825ED" w:rsidRPr="006825ED">
          <w:rPr>
            <w:sz w:val="21"/>
            <w:szCs w:val="21"/>
            <w:lang w:bidi="es-ES"/>
            <w:rPrChange w:id="152" w:author="Walker, Laura (DHS-Contractor)" w:date="2026-04-14T13:47:00Z" w16du:dateUtc="2026-04-14T17:47:00Z">
              <w:rPr>
                <w:lang w:bidi="es-ES"/>
              </w:rPr>
            </w:rPrChange>
          </w:rPr>
          <w:t>solicitud</w:t>
        </w:r>
        <w:proofErr w:type="spellEnd"/>
        <w:r w:rsidR="006825ED" w:rsidRPr="006825ED">
          <w:rPr>
            <w:sz w:val="21"/>
            <w:szCs w:val="21"/>
            <w:lang w:bidi="es-ES"/>
            <w:rPrChange w:id="153" w:author="Walker, Laura (DHS-Contractor)" w:date="2026-04-14T13:47:00Z" w16du:dateUtc="2026-04-14T17:47:00Z">
              <w:rPr>
                <w:lang w:bidi="es-ES"/>
              </w:rPr>
            </w:rPrChange>
          </w:rPr>
          <w:t xml:space="preserve"> </w:t>
        </w:r>
        <w:proofErr w:type="gramStart"/>
        <w:r w:rsidR="006825ED" w:rsidRPr="006825ED">
          <w:rPr>
            <w:sz w:val="21"/>
            <w:szCs w:val="21"/>
            <w:lang w:bidi="es-ES"/>
            <w:rPrChange w:id="154" w:author="Walker, Laura (DHS-Contractor)" w:date="2026-04-14T13:47:00Z" w16du:dateUtc="2026-04-14T17:47:00Z">
              <w:rPr>
                <w:lang w:bidi="es-ES"/>
              </w:rPr>
            </w:rPrChange>
          </w:rPr>
          <w:t>para DC SUN Bucks</w:t>
        </w:r>
        <w:proofErr w:type="gramEnd"/>
        <w:r w:rsidR="006825ED" w:rsidRPr="006825ED">
          <w:rPr>
            <w:sz w:val="21"/>
            <w:szCs w:val="21"/>
            <w:lang w:bidi="es-ES"/>
            <w:rPrChange w:id="155" w:author="Walker, Laura (DHS-Contractor)" w:date="2026-04-14T13:47:00Z" w16du:dateUtc="2026-04-14T17:47:00Z">
              <w:rPr>
                <w:lang w:bidi="es-ES"/>
              </w:rPr>
            </w:rPrChange>
          </w:rPr>
          <w:t xml:space="preserve"> </w:t>
        </w:r>
        <w:proofErr w:type="spellStart"/>
        <w:r w:rsidR="006825ED" w:rsidRPr="006825ED">
          <w:rPr>
            <w:sz w:val="21"/>
            <w:szCs w:val="21"/>
            <w:lang w:bidi="es-ES"/>
            <w:rPrChange w:id="156" w:author="Walker, Laura (DHS-Contractor)" w:date="2026-04-14T13:47:00Z" w16du:dateUtc="2026-04-14T17:47:00Z">
              <w:rPr>
                <w:lang w:bidi="es-ES"/>
              </w:rPr>
            </w:rPrChange>
          </w:rPr>
          <w:t>en</w:t>
        </w:r>
        <w:proofErr w:type="spellEnd"/>
        <w:r w:rsidR="006825ED" w:rsidRPr="006825ED">
          <w:rPr>
            <w:sz w:val="21"/>
            <w:szCs w:val="21"/>
            <w:lang w:bidi="es-ES"/>
            <w:rPrChange w:id="157" w:author="Walker, Laura (DHS-Contractor)" w:date="2026-04-14T13:47:00Z" w16du:dateUtc="2026-04-14T17:47:00Z">
              <w:rPr>
                <w:lang w:bidi="es-ES"/>
              </w:rPr>
            </w:rPrChange>
          </w:rPr>
          <w:t xml:space="preserve"> </w:t>
        </w:r>
        <w:proofErr w:type="spellStart"/>
        <w:r w:rsidR="006825ED" w:rsidRPr="006825ED">
          <w:rPr>
            <w:sz w:val="21"/>
            <w:szCs w:val="21"/>
            <w:lang w:bidi="es-ES"/>
            <w:rPrChange w:id="158" w:author="Walker, Laura (DHS-Contractor)" w:date="2026-04-14T13:47:00Z" w16du:dateUtc="2026-04-14T17:47:00Z">
              <w:rPr>
                <w:lang w:bidi="es-ES"/>
              </w:rPr>
            </w:rPrChange>
          </w:rPr>
          <w:t>cualquier</w:t>
        </w:r>
        <w:proofErr w:type="spellEnd"/>
        <w:r w:rsidR="006825ED" w:rsidRPr="006825ED">
          <w:rPr>
            <w:sz w:val="21"/>
            <w:szCs w:val="21"/>
            <w:lang w:bidi="es-ES"/>
            <w:rPrChange w:id="159" w:author="Walker, Laura (DHS-Contractor)" w:date="2026-04-14T13:47:00Z" w16du:dateUtc="2026-04-14T17:47:00Z">
              <w:rPr>
                <w:lang w:bidi="es-ES"/>
              </w:rPr>
            </w:rPrChange>
          </w:rPr>
          <w:t xml:space="preserve"> </w:t>
        </w:r>
        <w:proofErr w:type="spellStart"/>
        <w:r w:rsidR="006825ED" w:rsidRPr="006825ED">
          <w:rPr>
            <w:sz w:val="21"/>
            <w:szCs w:val="21"/>
            <w:lang w:bidi="es-ES"/>
            <w:rPrChange w:id="160" w:author="Walker, Laura (DHS-Contractor)" w:date="2026-04-14T13:47:00Z" w16du:dateUtc="2026-04-14T17:47:00Z">
              <w:rPr>
                <w:lang w:bidi="es-ES"/>
              </w:rPr>
            </w:rPrChange>
          </w:rPr>
          <w:t>momento</w:t>
        </w:r>
        <w:proofErr w:type="spellEnd"/>
        <w:r w:rsidR="006825ED" w:rsidRPr="006825ED">
          <w:rPr>
            <w:sz w:val="21"/>
            <w:szCs w:val="21"/>
            <w:lang w:bidi="es-ES"/>
            <w:rPrChange w:id="161" w:author="Walker, Laura (DHS-Contractor)" w:date="2026-04-14T13:47:00Z" w16du:dateUtc="2026-04-14T17:47:00Z">
              <w:rPr>
                <w:lang w:bidi="es-ES"/>
              </w:rPr>
            </w:rPrChange>
          </w:rPr>
          <w:t xml:space="preserve"> </w:t>
        </w:r>
        <w:proofErr w:type="spellStart"/>
        <w:proofErr w:type="gramStart"/>
        <w:r w:rsidR="006825ED" w:rsidRPr="006825ED">
          <w:rPr>
            <w:sz w:val="21"/>
            <w:szCs w:val="21"/>
            <w:lang w:bidi="es-ES"/>
            <w:rPrChange w:id="162" w:author="Walker, Laura (DHS-Contractor)" w:date="2026-04-14T13:47:00Z" w16du:dateUtc="2026-04-14T17:47:00Z">
              <w:rPr>
                <w:lang w:bidi="es-ES"/>
              </w:rPr>
            </w:rPrChange>
          </w:rPr>
          <w:t>si</w:t>
        </w:r>
        <w:proofErr w:type="spellEnd"/>
        <w:r w:rsidR="006825ED" w:rsidRPr="006825ED">
          <w:rPr>
            <w:sz w:val="21"/>
            <w:szCs w:val="21"/>
            <w:lang w:bidi="es-ES"/>
            <w:rPrChange w:id="163" w:author="Walker, Laura (DHS-Contractor)" w:date="2026-04-14T13:47:00Z" w16du:dateUtc="2026-04-14T17:47:00Z">
              <w:rPr>
                <w:lang w:bidi="es-ES"/>
              </w:rPr>
            </w:rPrChange>
          </w:rPr>
          <w:t xml:space="preserve"> sus</w:t>
        </w:r>
        <w:proofErr w:type="gramEnd"/>
        <w:r w:rsidR="006825ED" w:rsidRPr="006825ED">
          <w:rPr>
            <w:sz w:val="21"/>
            <w:szCs w:val="21"/>
            <w:lang w:bidi="es-ES"/>
            <w:rPrChange w:id="164" w:author="Walker, Laura (DHS-Contractor)" w:date="2026-04-14T13:47:00Z" w16du:dateUtc="2026-04-14T17:47:00Z">
              <w:rPr>
                <w:lang w:bidi="es-ES"/>
              </w:rPr>
            </w:rPrChange>
          </w:rPr>
          <w:t xml:space="preserve"> </w:t>
        </w:r>
        <w:proofErr w:type="spellStart"/>
        <w:r w:rsidR="006825ED" w:rsidRPr="006825ED">
          <w:rPr>
            <w:sz w:val="21"/>
            <w:szCs w:val="21"/>
            <w:lang w:bidi="es-ES"/>
            <w:rPrChange w:id="165" w:author="Walker, Laura (DHS-Contractor)" w:date="2026-04-14T13:47:00Z" w16du:dateUtc="2026-04-14T17:47:00Z">
              <w:rPr>
                <w:lang w:bidi="es-ES"/>
              </w:rPr>
            </w:rPrChange>
          </w:rPr>
          <w:t>circunstancias</w:t>
        </w:r>
        <w:proofErr w:type="spellEnd"/>
        <w:r w:rsidR="006825ED" w:rsidRPr="006825ED">
          <w:rPr>
            <w:sz w:val="21"/>
            <w:szCs w:val="21"/>
            <w:lang w:bidi="es-ES"/>
            <w:rPrChange w:id="166" w:author="Walker, Laura (DHS-Contractor)" w:date="2026-04-14T13:47:00Z" w16du:dateUtc="2026-04-14T17:47:00Z">
              <w:rPr>
                <w:lang w:bidi="es-ES"/>
              </w:rPr>
            </w:rPrChange>
          </w:rPr>
          <w:t xml:space="preserve"> </w:t>
        </w:r>
        <w:proofErr w:type="spellStart"/>
        <w:r w:rsidR="006825ED" w:rsidRPr="006825ED">
          <w:rPr>
            <w:sz w:val="21"/>
            <w:szCs w:val="21"/>
            <w:lang w:bidi="es-ES"/>
            <w:rPrChange w:id="167" w:author="Walker, Laura (DHS-Contractor)" w:date="2026-04-14T13:47:00Z" w16du:dateUtc="2026-04-14T17:47:00Z">
              <w:rPr>
                <w:lang w:bidi="es-ES"/>
              </w:rPr>
            </w:rPrChange>
          </w:rPr>
          <w:t>cambian</w:t>
        </w:r>
        <w:proofErr w:type="spellEnd"/>
        <w:r w:rsidR="006825ED" w:rsidRPr="006825ED">
          <w:rPr>
            <w:sz w:val="21"/>
            <w:szCs w:val="21"/>
            <w:lang w:bidi="es-ES"/>
            <w:rPrChange w:id="168" w:author="Walker, Laura (DHS-Contractor)" w:date="2026-04-14T13:47:00Z" w16du:dateUtc="2026-04-14T17:47:00Z">
              <w:rPr>
                <w:lang w:bidi="es-ES"/>
              </w:rPr>
            </w:rPrChange>
          </w:rPr>
          <w:t xml:space="preserve">. Las solicitudes </w:t>
        </w:r>
        <w:proofErr w:type="spellStart"/>
        <w:r w:rsidR="006825ED" w:rsidRPr="006825ED">
          <w:rPr>
            <w:sz w:val="21"/>
            <w:szCs w:val="21"/>
            <w:lang w:bidi="es-ES"/>
            <w:rPrChange w:id="169" w:author="Walker, Laura (DHS-Contractor)" w:date="2026-04-14T13:47:00Z" w16du:dateUtc="2026-04-14T17:47:00Z">
              <w:rPr>
                <w:lang w:bidi="es-ES"/>
              </w:rPr>
            </w:rPrChange>
          </w:rPr>
          <w:t>deben</w:t>
        </w:r>
        <w:proofErr w:type="spellEnd"/>
        <w:r w:rsidR="006825ED" w:rsidRPr="006825ED">
          <w:rPr>
            <w:sz w:val="21"/>
            <w:szCs w:val="21"/>
            <w:lang w:bidi="es-ES"/>
            <w:rPrChange w:id="170" w:author="Walker, Laura (DHS-Contractor)" w:date="2026-04-14T13:47:00Z" w16du:dateUtc="2026-04-14T17:47:00Z">
              <w:rPr>
                <w:lang w:bidi="es-ES"/>
              </w:rPr>
            </w:rPrChange>
          </w:rPr>
          <w:t xml:space="preserve"> </w:t>
        </w:r>
        <w:proofErr w:type="spellStart"/>
        <w:r w:rsidR="006825ED" w:rsidRPr="006825ED">
          <w:rPr>
            <w:sz w:val="21"/>
            <w:szCs w:val="21"/>
            <w:lang w:bidi="es-ES"/>
            <w:rPrChange w:id="171" w:author="Walker, Laura (DHS-Contractor)" w:date="2026-04-14T13:47:00Z" w16du:dateUtc="2026-04-14T17:47:00Z">
              <w:rPr>
                <w:lang w:bidi="es-ES"/>
              </w:rPr>
            </w:rPrChange>
          </w:rPr>
          <w:t>recibirse</w:t>
        </w:r>
        <w:proofErr w:type="spellEnd"/>
        <w:r w:rsidR="006825ED" w:rsidRPr="006825ED">
          <w:rPr>
            <w:sz w:val="21"/>
            <w:szCs w:val="21"/>
            <w:lang w:bidi="es-ES"/>
            <w:rPrChange w:id="172" w:author="Walker, Laura (DHS-Contractor)" w:date="2026-04-14T13:47:00Z" w16du:dateUtc="2026-04-14T17:47:00Z">
              <w:rPr>
                <w:lang w:bidi="es-ES"/>
              </w:rPr>
            </w:rPrChange>
          </w:rPr>
          <w:t xml:space="preserve"> antes del 23 de </w:t>
        </w:r>
        <w:proofErr w:type="spellStart"/>
        <w:r w:rsidR="006825ED" w:rsidRPr="006825ED">
          <w:rPr>
            <w:sz w:val="21"/>
            <w:szCs w:val="21"/>
            <w:lang w:bidi="es-ES"/>
            <w:rPrChange w:id="173" w:author="Walker, Laura (DHS-Contractor)" w:date="2026-04-14T13:47:00Z" w16du:dateUtc="2026-04-14T17:47:00Z">
              <w:rPr>
                <w:lang w:bidi="es-ES"/>
              </w:rPr>
            </w:rPrChange>
          </w:rPr>
          <w:t>agosto</w:t>
        </w:r>
        <w:proofErr w:type="spellEnd"/>
        <w:r w:rsidR="006825ED" w:rsidRPr="006825ED">
          <w:rPr>
            <w:sz w:val="21"/>
            <w:szCs w:val="21"/>
            <w:lang w:bidi="es-ES"/>
            <w:rPrChange w:id="174" w:author="Walker, Laura (DHS-Contractor)" w:date="2026-04-14T13:47:00Z" w16du:dateUtc="2026-04-14T17:47:00Z">
              <w:rPr>
                <w:lang w:bidi="es-ES"/>
              </w:rPr>
            </w:rPrChange>
          </w:rPr>
          <w:t xml:space="preserve"> de 2026 para </w:t>
        </w:r>
        <w:proofErr w:type="spellStart"/>
        <w:r w:rsidR="006825ED" w:rsidRPr="006825ED">
          <w:rPr>
            <w:sz w:val="21"/>
            <w:szCs w:val="21"/>
            <w:lang w:bidi="es-ES"/>
            <w:rPrChange w:id="175" w:author="Walker, Laura (DHS-Contractor)" w:date="2026-04-14T13:47:00Z" w16du:dateUtc="2026-04-14T17:47:00Z">
              <w:rPr>
                <w:lang w:bidi="es-ES"/>
              </w:rPr>
            </w:rPrChange>
          </w:rPr>
          <w:t>obtener</w:t>
        </w:r>
        <w:proofErr w:type="spellEnd"/>
        <w:r w:rsidR="006825ED" w:rsidRPr="006825ED">
          <w:rPr>
            <w:sz w:val="21"/>
            <w:szCs w:val="21"/>
            <w:lang w:bidi="es-ES"/>
            <w:rPrChange w:id="176" w:author="Walker, Laura (DHS-Contractor)" w:date="2026-04-14T13:47:00Z" w16du:dateUtc="2026-04-14T17:47:00Z">
              <w:rPr>
                <w:lang w:bidi="es-ES"/>
              </w:rPr>
            </w:rPrChange>
          </w:rPr>
          <w:t xml:space="preserve"> </w:t>
        </w:r>
        <w:proofErr w:type="spellStart"/>
        <w:r w:rsidR="006825ED" w:rsidRPr="006825ED">
          <w:rPr>
            <w:sz w:val="21"/>
            <w:szCs w:val="21"/>
            <w:lang w:bidi="es-ES"/>
            <w:rPrChange w:id="177" w:author="Walker, Laura (DHS-Contractor)" w:date="2026-04-14T13:47:00Z" w16du:dateUtc="2026-04-14T17:47:00Z">
              <w:rPr>
                <w:lang w:bidi="es-ES"/>
              </w:rPr>
            </w:rPrChange>
          </w:rPr>
          <w:t>los</w:t>
        </w:r>
        <w:proofErr w:type="spellEnd"/>
        <w:r w:rsidR="006825ED" w:rsidRPr="006825ED">
          <w:rPr>
            <w:sz w:val="21"/>
            <w:szCs w:val="21"/>
            <w:lang w:bidi="es-ES"/>
            <w:rPrChange w:id="178" w:author="Walker, Laura (DHS-Contractor)" w:date="2026-04-14T13:47:00Z" w16du:dateUtc="2026-04-14T17:47:00Z">
              <w:rPr>
                <w:lang w:bidi="es-ES"/>
              </w:rPr>
            </w:rPrChange>
          </w:rPr>
          <w:t xml:space="preserve"> </w:t>
        </w:r>
        <w:proofErr w:type="spellStart"/>
        <w:r w:rsidR="006825ED" w:rsidRPr="006825ED">
          <w:rPr>
            <w:sz w:val="21"/>
            <w:szCs w:val="21"/>
            <w:lang w:bidi="es-ES"/>
            <w:rPrChange w:id="179" w:author="Walker, Laura (DHS-Contractor)" w:date="2026-04-14T13:47:00Z" w16du:dateUtc="2026-04-14T17:47:00Z">
              <w:rPr>
                <w:lang w:bidi="es-ES"/>
              </w:rPr>
            </w:rPrChange>
          </w:rPr>
          <w:t>beneficios</w:t>
        </w:r>
        <w:proofErr w:type="spellEnd"/>
        <w:r w:rsidR="006825ED" w:rsidRPr="006825ED">
          <w:rPr>
            <w:sz w:val="21"/>
            <w:szCs w:val="21"/>
            <w:lang w:bidi="es-ES"/>
            <w:rPrChange w:id="180" w:author="Walker, Laura (DHS-Contractor)" w:date="2026-04-14T13:47:00Z" w16du:dateUtc="2026-04-14T17:47:00Z">
              <w:rPr>
                <w:lang w:bidi="es-ES"/>
              </w:rPr>
            </w:rPrChange>
          </w:rPr>
          <w:t xml:space="preserve"> </w:t>
        </w:r>
        <w:proofErr w:type="spellStart"/>
        <w:r w:rsidR="006825ED" w:rsidRPr="006825ED">
          <w:rPr>
            <w:sz w:val="21"/>
            <w:szCs w:val="21"/>
            <w:lang w:bidi="es-ES"/>
            <w:rPrChange w:id="181" w:author="Walker, Laura (DHS-Contractor)" w:date="2026-04-14T13:47:00Z" w16du:dateUtc="2026-04-14T17:47:00Z">
              <w:rPr>
                <w:lang w:bidi="es-ES"/>
              </w:rPr>
            </w:rPrChange>
          </w:rPr>
          <w:t>este</w:t>
        </w:r>
        <w:proofErr w:type="spellEnd"/>
        <w:r w:rsidR="006825ED" w:rsidRPr="006825ED">
          <w:rPr>
            <w:sz w:val="21"/>
            <w:szCs w:val="21"/>
            <w:lang w:bidi="es-ES"/>
            <w:rPrChange w:id="182" w:author="Walker, Laura (DHS-Contractor)" w:date="2026-04-14T13:47:00Z" w16du:dateUtc="2026-04-14T17:47:00Z">
              <w:rPr>
                <w:lang w:bidi="es-ES"/>
              </w:rPr>
            </w:rPrChange>
          </w:rPr>
          <w:t xml:space="preserve"> </w:t>
        </w:r>
        <w:proofErr w:type="spellStart"/>
        <w:r w:rsidR="006825ED" w:rsidRPr="006825ED">
          <w:rPr>
            <w:sz w:val="21"/>
            <w:szCs w:val="21"/>
            <w:lang w:bidi="es-ES"/>
            <w:rPrChange w:id="183" w:author="Walker, Laura (DHS-Contractor)" w:date="2026-04-14T13:47:00Z" w16du:dateUtc="2026-04-14T17:47:00Z">
              <w:rPr>
                <w:lang w:bidi="es-ES"/>
              </w:rPr>
            </w:rPrChange>
          </w:rPr>
          <w:t>verano</w:t>
        </w:r>
        <w:proofErr w:type="spellEnd"/>
        <w:r w:rsidR="006825ED" w:rsidRPr="006825ED">
          <w:rPr>
            <w:sz w:val="21"/>
            <w:szCs w:val="21"/>
            <w:lang w:bidi="es-ES"/>
            <w:rPrChange w:id="184" w:author="Walker, Laura (DHS-Contractor)" w:date="2026-04-14T13:47:00Z" w16du:dateUtc="2026-04-14T17:47:00Z">
              <w:rPr>
                <w:lang w:bidi="es-ES"/>
              </w:rPr>
            </w:rPrChange>
          </w:rPr>
          <w:t>.</w:t>
        </w:r>
      </w:ins>
      <w:del w:id="185" w:author="Walker, Laura (DHS-Contractor)" w:date="2026-04-14T13:46:00Z" w16du:dateUtc="2026-04-14T17:46:00Z">
        <w:r w:rsidRPr="12AC65F8" w:rsidDel="006825ED">
          <w:rPr>
            <w:sz w:val="21"/>
            <w:szCs w:val="21"/>
            <w:lang w:val="en-US"/>
          </w:rPr>
          <w:delText xml:space="preserve">can reapply for </w:delText>
        </w:r>
        <w:r w:rsidR="00441C26" w:rsidDel="006825ED">
          <w:rPr>
            <w:sz w:val="21"/>
            <w:szCs w:val="21"/>
            <w:lang w:val="en-US"/>
          </w:rPr>
          <w:delText xml:space="preserve">DC </w:delText>
        </w:r>
        <w:r w:rsidRPr="12AC65F8" w:rsidDel="006825ED">
          <w:rPr>
            <w:sz w:val="21"/>
            <w:szCs w:val="21"/>
            <w:lang w:val="en-US"/>
          </w:rPr>
          <w:delText>SUN Bucks at any time</w:delText>
        </w:r>
        <w:r w:rsidR="00A107FB" w:rsidRPr="12AC65F8" w:rsidDel="006825ED">
          <w:rPr>
            <w:sz w:val="21"/>
            <w:szCs w:val="21"/>
            <w:lang w:val="en-US"/>
          </w:rPr>
          <w:delText xml:space="preserve"> if your circumstances change</w:delText>
        </w:r>
        <w:r w:rsidRPr="12AC65F8" w:rsidDel="006825ED">
          <w:rPr>
            <w:sz w:val="21"/>
            <w:szCs w:val="21"/>
            <w:lang w:val="en-US"/>
          </w:rPr>
          <w:delText>. Applications must be received by August 2</w:delText>
        </w:r>
        <w:r w:rsidR="005518E4" w:rsidRPr="12AC65F8" w:rsidDel="006825ED">
          <w:rPr>
            <w:sz w:val="21"/>
            <w:szCs w:val="21"/>
            <w:lang w:val="en-US"/>
          </w:rPr>
          <w:delText>3</w:delText>
        </w:r>
        <w:r w:rsidRPr="12AC65F8" w:rsidDel="006825ED">
          <w:rPr>
            <w:sz w:val="21"/>
            <w:szCs w:val="21"/>
            <w:lang w:val="en-US"/>
          </w:rPr>
          <w:delText>, 202</w:delText>
        </w:r>
        <w:r w:rsidR="005518E4" w:rsidRPr="12AC65F8" w:rsidDel="006825ED">
          <w:rPr>
            <w:sz w:val="21"/>
            <w:szCs w:val="21"/>
            <w:lang w:val="en-US"/>
          </w:rPr>
          <w:delText>6</w:delText>
        </w:r>
        <w:r w:rsidRPr="12AC65F8" w:rsidDel="006825ED">
          <w:rPr>
            <w:sz w:val="21"/>
            <w:szCs w:val="21"/>
            <w:lang w:val="en-US"/>
          </w:rPr>
          <w:delText xml:space="preserve"> to receive benefits this summer.</w:delText>
        </w:r>
      </w:del>
    </w:p>
    <w:p w14:paraId="16519D76" w14:textId="77777777" w:rsidR="00BC75E8" w:rsidRDefault="00BC75E8" w:rsidP="70DCEA27">
      <w:pPr>
        <w:numPr>
          <w:ilvl w:val="0"/>
          <w:numId w:val="1"/>
        </w:numPr>
        <w:spacing w:line="331" w:lineRule="auto"/>
        <w:rPr>
          <w:ins w:id="186" w:author="Walker, Laura (DHS-Contractor)" w:date="2026-04-14T13:47:00Z" w16du:dateUtc="2026-04-14T17:47:00Z"/>
          <w:sz w:val="21"/>
          <w:szCs w:val="21"/>
          <w:lang w:val="en-US"/>
        </w:rPr>
      </w:pPr>
    </w:p>
    <w:p w14:paraId="5DAB6C7B" w14:textId="77777777" w:rsidR="000660E1" w:rsidRPr="006825ED" w:rsidRDefault="000660E1" w:rsidP="00BC75E8">
      <w:pPr>
        <w:spacing w:line="331" w:lineRule="auto"/>
        <w:ind w:left="720"/>
        <w:rPr>
          <w:b/>
          <w:bCs/>
          <w:i/>
          <w:iCs/>
          <w:sz w:val="21"/>
          <w:szCs w:val="21"/>
        </w:rPr>
        <w:pPrChange w:id="187" w:author="Walker, Laura (DHS-Contractor)" w:date="2026-04-14T13:47:00Z" w16du:dateUtc="2026-04-14T17:47:00Z">
          <w:pPr>
            <w:numPr>
              <w:numId w:val="1"/>
            </w:numPr>
            <w:spacing w:line="331" w:lineRule="auto"/>
            <w:ind w:left="720" w:hanging="360"/>
          </w:pPr>
        </w:pPrChange>
      </w:pPr>
    </w:p>
    <w:p w14:paraId="4FE13BC6" w14:textId="77777777" w:rsidR="001F2308" w:rsidRPr="008E3102" w:rsidRDefault="001F2308" w:rsidP="001F2308">
      <w:pPr>
        <w:ind w:right="540"/>
        <w:rPr>
          <w:ins w:id="188" w:author="Walker, Laura (DHS-Contractor)" w:date="2026-04-14T13:37:00Z" w16du:dateUtc="2026-04-14T17:37:00Z"/>
          <w:b/>
          <w:bCs/>
          <w:sz w:val="21"/>
          <w:szCs w:val="21"/>
          <w:u w:val="single"/>
          <w:lang w:val="en-US"/>
          <w:rPrChange w:id="189" w:author="Walker, Laura (DHS-Contractor)" w:date="2026-04-14T13:50:00Z" w16du:dateUtc="2026-04-14T17:50:00Z">
            <w:rPr>
              <w:ins w:id="190" w:author="Walker, Laura (DHS-Contractor)" w:date="2026-04-14T13:37:00Z" w16du:dateUtc="2026-04-14T17:37:00Z"/>
              <w:b/>
              <w:bCs/>
              <w:i/>
              <w:iCs/>
              <w:lang w:val="en-US"/>
            </w:rPr>
          </w:rPrChange>
        </w:rPr>
      </w:pPr>
      <w:ins w:id="191" w:author="Walker, Laura (DHS-Contractor)" w:date="2026-04-14T13:37:00Z" w16du:dateUtc="2026-04-14T17:37:00Z">
        <w:r w:rsidRPr="008E3102">
          <w:rPr>
            <w:b/>
            <w:bCs/>
            <w:sz w:val="21"/>
            <w:szCs w:val="21"/>
            <w:u w:val="single"/>
            <w:lang w:val="en-US"/>
            <w:rPrChange w:id="192" w:author="Walker, Laura (DHS-Contractor)" w:date="2026-04-14T13:50:00Z" w16du:dateUtc="2026-04-14T17:50:00Z">
              <w:rPr>
                <w:b/>
                <w:bCs/>
                <w:i/>
                <w:iCs/>
                <w:lang w:val="en-US"/>
              </w:rPr>
            </w:rPrChange>
          </w:rPr>
          <w:t>¿</w:t>
        </w:r>
        <w:proofErr w:type="spellStart"/>
        <w:r w:rsidRPr="008E3102">
          <w:rPr>
            <w:b/>
            <w:bCs/>
            <w:sz w:val="21"/>
            <w:szCs w:val="21"/>
            <w:u w:val="single"/>
            <w:lang w:val="en-US"/>
            <w:rPrChange w:id="193" w:author="Walker, Laura (DHS-Contractor)" w:date="2026-04-14T13:50:00Z" w16du:dateUtc="2026-04-14T17:50:00Z">
              <w:rPr>
                <w:b/>
                <w:bCs/>
                <w:i/>
                <w:iCs/>
                <w:lang w:val="en-US"/>
              </w:rPr>
            </w:rPrChange>
          </w:rPr>
          <w:t>Qué</w:t>
        </w:r>
        <w:proofErr w:type="spellEnd"/>
        <w:r w:rsidRPr="008E3102">
          <w:rPr>
            <w:b/>
            <w:bCs/>
            <w:sz w:val="21"/>
            <w:szCs w:val="21"/>
            <w:u w:val="single"/>
            <w:lang w:val="en-US"/>
            <w:rPrChange w:id="194" w:author="Walker, Laura (DHS-Contractor)" w:date="2026-04-14T13:50:00Z" w16du:dateUtc="2026-04-14T17:50:00Z">
              <w:rPr>
                <w:b/>
                <w:bCs/>
                <w:i/>
                <w:iCs/>
                <w:lang w:val="en-US"/>
              </w:rPr>
            </w:rPrChange>
          </w:rPr>
          <w:t xml:space="preserve"> </w:t>
        </w:r>
        <w:proofErr w:type="spellStart"/>
        <w:r w:rsidRPr="008E3102">
          <w:rPr>
            <w:b/>
            <w:bCs/>
            <w:sz w:val="21"/>
            <w:szCs w:val="21"/>
            <w:u w:val="single"/>
            <w:lang w:val="en-US"/>
            <w:rPrChange w:id="195" w:author="Walker, Laura (DHS-Contractor)" w:date="2026-04-14T13:50:00Z" w16du:dateUtc="2026-04-14T17:50:00Z">
              <w:rPr>
                <w:b/>
                <w:bCs/>
                <w:i/>
                <w:iCs/>
                <w:lang w:val="en-US"/>
              </w:rPr>
            </w:rPrChange>
          </w:rPr>
          <w:t>otra</w:t>
        </w:r>
        <w:proofErr w:type="spellEnd"/>
        <w:r w:rsidRPr="008E3102">
          <w:rPr>
            <w:b/>
            <w:bCs/>
            <w:sz w:val="21"/>
            <w:szCs w:val="21"/>
            <w:u w:val="single"/>
            <w:lang w:val="en-US"/>
            <w:rPrChange w:id="196" w:author="Walker, Laura (DHS-Contractor)" w:date="2026-04-14T13:50:00Z" w16du:dateUtc="2026-04-14T17:50:00Z">
              <w:rPr>
                <w:b/>
                <w:bCs/>
                <w:i/>
                <w:iCs/>
                <w:lang w:val="en-US"/>
              </w:rPr>
            </w:rPrChange>
          </w:rPr>
          <w:t xml:space="preserve"> </w:t>
        </w:r>
        <w:proofErr w:type="spellStart"/>
        <w:r w:rsidRPr="008E3102">
          <w:rPr>
            <w:b/>
            <w:bCs/>
            <w:sz w:val="21"/>
            <w:szCs w:val="21"/>
            <w:u w:val="single"/>
            <w:lang w:val="en-US"/>
            <w:rPrChange w:id="197" w:author="Walker, Laura (DHS-Contractor)" w:date="2026-04-14T13:50:00Z" w16du:dateUtc="2026-04-14T17:50:00Z">
              <w:rPr>
                <w:b/>
                <w:bCs/>
                <w:i/>
                <w:iCs/>
                <w:lang w:val="en-US"/>
              </w:rPr>
            </w:rPrChange>
          </w:rPr>
          <w:t>asistencia</w:t>
        </w:r>
        <w:proofErr w:type="spellEnd"/>
        <w:r w:rsidRPr="008E3102">
          <w:rPr>
            <w:b/>
            <w:bCs/>
            <w:sz w:val="21"/>
            <w:szCs w:val="21"/>
            <w:u w:val="single"/>
            <w:lang w:val="en-US"/>
            <w:rPrChange w:id="198" w:author="Walker, Laura (DHS-Contractor)" w:date="2026-04-14T13:50:00Z" w16du:dateUtc="2026-04-14T17:50:00Z">
              <w:rPr>
                <w:b/>
                <w:bCs/>
                <w:i/>
                <w:iCs/>
                <w:lang w:val="en-US"/>
              </w:rPr>
            </w:rPrChange>
          </w:rPr>
          <w:t xml:space="preserve"> alimentaria </w:t>
        </w:r>
        <w:proofErr w:type="spellStart"/>
        <w:r w:rsidRPr="008E3102">
          <w:rPr>
            <w:b/>
            <w:bCs/>
            <w:sz w:val="21"/>
            <w:szCs w:val="21"/>
            <w:u w:val="single"/>
            <w:lang w:val="en-US"/>
            <w:rPrChange w:id="199" w:author="Walker, Laura (DHS-Contractor)" w:date="2026-04-14T13:50:00Z" w16du:dateUtc="2026-04-14T17:50:00Z">
              <w:rPr>
                <w:b/>
                <w:bCs/>
                <w:i/>
                <w:iCs/>
                <w:lang w:val="en-US"/>
              </w:rPr>
            </w:rPrChange>
          </w:rPr>
          <w:t>está</w:t>
        </w:r>
        <w:proofErr w:type="spellEnd"/>
        <w:r w:rsidRPr="008E3102">
          <w:rPr>
            <w:b/>
            <w:bCs/>
            <w:sz w:val="21"/>
            <w:szCs w:val="21"/>
            <w:u w:val="single"/>
            <w:lang w:val="en-US"/>
            <w:rPrChange w:id="200" w:author="Walker, Laura (DHS-Contractor)" w:date="2026-04-14T13:50:00Z" w16du:dateUtc="2026-04-14T17:50:00Z">
              <w:rPr>
                <w:b/>
                <w:bCs/>
                <w:i/>
                <w:iCs/>
                <w:lang w:val="en-US"/>
              </w:rPr>
            </w:rPrChange>
          </w:rPr>
          <w:t xml:space="preserve"> disponible para mi </w:t>
        </w:r>
        <w:proofErr w:type="spellStart"/>
        <w:r w:rsidRPr="008E3102">
          <w:rPr>
            <w:b/>
            <w:bCs/>
            <w:sz w:val="21"/>
            <w:szCs w:val="21"/>
            <w:u w:val="single"/>
            <w:lang w:val="en-US"/>
            <w:rPrChange w:id="201" w:author="Walker, Laura (DHS-Contractor)" w:date="2026-04-14T13:50:00Z" w16du:dateUtc="2026-04-14T17:50:00Z">
              <w:rPr>
                <w:b/>
                <w:bCs/>
                <w:i/>
                <w:iCs/>
                <w:lang w:val="en-US"/>
              </w:rPr>
            </w:rPrChange>
          </w:rPr>
          <w:t>estudiante</w:t>
        </w:r>
        <w:proofErr w:type="spellEnd"/>
        <w:r w:rsidRPr="008E3102">
          <w:rPr>
            <w:b/>
            <w:bCs/>
            <w:sz w:val="21"/>
            <w:szCs w:val="21"/>
            <w:u w:val="single"/>
            <w:lang w:val="en-US"/>
            <w:rPrChange w:id="202" w:author="Walker, Laura (DHS-Contractor)" w:date="2026-04-14T13:50:00Z" w16du:dateUtc="2026-04-14T17:50:00Z">
              <w:rPr>
                <w:b/>
                <w:bCs/>
                <w:i/>
                <w:iCs/>
                <w:lang w:val="en-US"/>
              </w:rPr>
            </w:rPrChange>
          </w:rPr>
          <w:t xml:space="preserve"> </w:t>
        </w:r>
        <w:proofErr w:type="spellStart"/>
        <w:r w:rsidRPr="008E3102">
          <w:rPr>
            <w:b/>
            <w:bCs/>
            <w:sz w:val="21"/>
            <w:szCs w:val="21"/>
            <w:u w:val="single"/>
            <w:lang w:val="en-US"/>
            <w:rPrChange w:id="203" w:author="Walker, Laura (DHS-Contractor)" w:date="2026-04-14T13:50:00Z" w16du:dateUtc="2026-04-14T17:50:00Z">
              <w:rPr>
                <w:b/>
                <w:bCs/>
                <w:i/>
                <w:iCs/>
                <w:lang w:val="en-US"/>
              </w:rPr>
            </w:rPrChange>
          </w:rPr>
          <w:t>durante</w:t>
        </w:r>
        <w:proofErr w:type="spellEnd"/>
        <w:r w:rsidRPr="008E3102">
          <w:rPr>
            <w:b/>
            <w:bCs/>
            <w:sz w:val="21"/>
            <w:szCs w:val="21"/>
            <w:u w:val="single"/>
            <w:lang w:val="en-US"/>
            <w:rPrChange w:id="204" w:author="Walker, Laura (DHS-Contractor)" w:date="2026-04-14T13:50:00Z" w16du:dateUtc="2026-04-14T17:50:00Z">
              <w:rPr>
                <w:b/>
                <w:bCs/>
                <w:i/>
                <w:iCs/>
                <w:lang w:val="en-US"/>
              </w:rPr>
            </w:rPrChange>
          </w:rPr>
          <w:t xml:space="preserve"> </w:t>
        </w:r>
        <w:proofErr w:type="spellStart"/>
        <w:r w:rsidRPr="008E3102">
          <w:rPr>
            <w:b/>
            <w:bCs/>
            <w:sz w:val="21"/>
            <w:szCs w:val="21"/>
            <w:u w:val="single"/>
            <w:lang w:val="en-US"/>
            <w:rPrChange w:id="205" w:author="Walker, Laura (DHS-Contractor)" w:date="2026-04-14T13:50:00Z" w16du:dateUtc="2026-04-14T17:50:00Z">
              <w:rPr>
                <w:b/>
                <w:bCs/>
                <w:i/>
                <w:iCs/>
                <w:lang w:val="en-US"/>
              </w:rPr>
            </w:rPrChange>
          </w:rPr>
          <w:t>el</w:t>
        </w:r>
        <w:proofErr w:type="spellEnd"/>
        <w:r w:rsidRPr="008E3102">
          <w:rPr>
            <w:b/>
            <w:bCs/>
            <w:sz w:val="21"/>
            <w:szCs w:val="21"/>
            <w:u w:val="single"/>
            <w:lang w:val="en-US"/>
            <w:rPrChange w:id="206" w:author="Walker, Laura (DHS-Contractor)" w:date="2026-04-14T13:50:00Z" w16du:dateUtc="2026-04-14T17:50:00Z">
              <w:rPr>
                <w:b/>
                <w:bCs/>
                <w:i/>
                <w:iCs/>
                <w:lang w:val="en-US"/>
              </w:rPr>
            </w:rPrChange>
          </w:rPr>
          <w:t xml:space="preserve"> </w:t>
        </w:r>
        <w:proofErr w:type="spellStart"/>
        <w:r w:rsidRPr="008E3102">
          <w:rPr>
            <w:b/>
            <w:bCs/>
            <w:sz w:val="21"/>
            <w:szCs w:val="21"/>
            <w:u w:val="single"/>
            <w:lang w:val="en-US"/>
            <w:rPrChange w:id="207" w:author="Walker, Laura (DHS-Contractor)" w:date="2026-04-14T13:50:00Z" w16du:dateUtc="2026-04-14T17:50:00Z">
              <w:rPr>
                <w:b/>
                <w:bCs/>
                <w:i/>
                <w:iCs/>
                <w:lang w:val="en-US"/>
              </w:rPr>
            </w:rPrChange>
          </w:rPr>
          <w:t>verano</w:t>
        </w:r>
        <w:proofErr w:type="spellEnd"/>
        <w:r w:rsidRPr="008E3102">
          <w:rPr>
            <w:b/>
            <w:bCs/>
            <w:sz w:val="21"/>
            <w:szCs w:val="21"/>
            <w:u w:val="single"/>
            <w:lang w:val="en-US"/>
            <w:rPrChange w:id="208" w:author="Walker, Laura (DHS-Contractor)" w:date="2026-04-14T13:50:00Z" w16du:dateUtc="2026-04-14T17:50:00Z">
              <w:rPr>
                <w:b/>
                <w:bCs/>
                <w:i/>
                <w:iCs/>
                <w:lang w:val="en-US"/>
              </w:rPr>
            </w:rPrChange>
          </w:rPr>
          <w:t>?</w:t>
        </w:r>
      </w:ins>
    </w:p>
    <w:p w14:paraId="0EBF052E" w14:textId="77777777" w:rsidR="001F2308" w:rsidRPr="008E3102" w:rsidRDefault="001F2308" w:rsidP="001F2308">
      <w:pPr>
        <w:widowControl w:val="0"/>
        <w:spacing w:before="100" w:line="240" w:lineRule="auto"/>
        <w:rPr>
          <w:ins w:id="209" w:author="Walker, Laura (DHS-Contractor)" w:date="2026-04-14T13:37:00Z" w16du:dateUtc="2026-04-14T17:37:00Z"/>
          <w:sz w:val="21"/>
          <w:szCs w:val="21"/>
          <w:lang w:val="en-US"/>
          <w:rPrChange w:id="210" w:author="Walker, Laura (DHS-Contractor)" w:date="2026-04-14T13:50:00Z" w16du:dateUtc="2026-04-14T17:50:00Z">
            <w:rPr>
              <w:ins w:id="211" w:author="Walker, Laura (DHS-Contractor)" w:date="2026-04-14T13:37:00Z" w16du:dateUtc="2026-04-14T17:37:00Z"/>
              <w:lang w:val="en-US"/>
            </w:rPr>
          </w:rPrChange>
        </w:rPr>
      </w:pPr>
      <w:ins w:id="212" w:author="Walker, Laura (DHS-Contractor)" w:date="2026-04-14T13:37:00Z" w16du:dateUtc="2026-04-14T17:37:00Z">
        <w:r w:rsidRPr="008E3102">
          <w:rPr>
            <w:sz w:val="21"/>
            <w:szCs w:val="21"/>
            <w:rPrChange w:id="213" w:author="Walker, Laura (DHS-Contractor)" w:date="2026-04-14T13:50:00Z" w16du:dateUtc="2026-04-14T17:50:00Z">
              <w:rPr/>
            </w:rPrChange>
          </w:rPr>
          <w:t xml:space="preserve">Los </w:t>
        </w:r>
        <w:proofErr w:type="spellStart"/>
        <w:r w:rsidRPr="008E3102">
          <w:rPr>
            <w:sz w:val="21"/>
            <w:szCs w:val="21"/>
            <w:rPrChange w:id="214" w:author="Walker, Laura (DHS-Contractor)" w:date="2026-04-14T13:50:00Z" w16du:dateUtc="2026-04-14T17:50:00Z">
              <w:rPr/>
            </w:rPrChange>
          </w:rPr>
          <w:t>menores</w:t>
        </w:r>
        <w:proofErr w:type="spellEnd"/>
        <w:r w:rsidRPr="008E3102">
          <w:rPr>
            <w:sz w:val="21"/>
            <w:szCs w:val="21"/>
            <w:rPrChange w:id="215" w:author="Walker, Laura (DHS-Contractor)" w:date="2026-04-14T13:50:00Z" w16du:dateUtc="2026-04-14T17:50:00Z">
              <w:rPr/>
            </w:rPrChange>
          </w:rPr>
          <w:t xml:space="preserve"> de 18 </w:t>
        </w:r>
        <w:proofErr w:type="spellStart"/>
        <w:r w:rsidRPr="008E3102">
          <w:rPr>
            <w:sz w:val="21"/>
            <w:szCs w:val="21"/>
            <w:rPrChange w:id="216" w:author="Walker, Laura (DHS-Contractor)" w:date="2026-04-14T13:50:00Z" w16du:dateUtc="2026-04-14T17:50:00Z">
              <w:rPr/>
            </w:rPrChange>
          </w:rPr>
          <w:t>años</w:t>
        </w:r>
        <w:proofErr w:type="spellEnd"/>
        <w:r w:rsidRPr="008E3102">
          <w:rPr>
            <w:sz w:val="21"/>
            <w:szCs w:val="21"/>
            <w:rPrChange w:id="217" w:author="Walker, Laura (DHS-Contractor)" w:date="2026-04-14T13:50:00Z" w16du:dateUtc="2026-04-14T17:50:00Z">
              <w:rPr/>
            </w:rPrChange>
          </w:rPr>
          <w:t xml:space="preserve"> </w:t>
        </w:r>
        <w:proofErr w:type="spellStart"/>
        <w:r w:rsidRPr="008E3102">
          <w:rPr>
            <w:sz w:val="21"/>
            <w:szCs w:val="21"/>
            <w:rPrChange w:id="218" w:author="Walker, Laura (DHS-Contractor)" w:date="2026-04-14T13:50:00Z" w16du:dateUtc="2026-04-14T17:50:00Z">
              <w:rPr/>
            </w:rPrChange>
          </w:rPr>
          <w:t>pueden</w:t>
        </w:r>
        <w:proofErr w:type="spellEnd"/>
        <w:r w:rsidRPr="008E3102">
          <w:rPr>
            <w:sz w:val="21"/>
            <w:szCs w:val="21"/>
            <w:rPrChange w:id="219" w:author="Walker, Laura (DHS-Contractor)" w:date="2026-04-14T13:50:00Z" w16du:dateUtc="2026-04-14T17:50:00Z">
              <w:rPr/>
            </w:rPrChange>
          </w:rPr>
          <w:t xml:space="preserve"> comer de </w:t>
        </w:r>
        <w:proofErr w:type="spellStart"/>
        <w:r w:rsidRPr="008E3102">
          <w:rPr>
            <w:sz w:val="21"/>
            <w:szCs w:val="21"/>
            <w:rPrChange w:id="220" w:author="Walker, Laura (DHS-Contractor)" w:date="2026-04-14T13:50:00Z" w16du:dateUtc="2026-04-14T17:50:00Z">
              <w:rPr/>
            </w:rPrChange>
          </w:rPr>
          <w:t>manera</w:t>
        </w:r>
        <w:proofErr w:type="spellEnd"/>
        <w:r w:rsidRPr="008E3102">
          <w:rPr>
            <w:sz w:val="21"/>
            <w:szCs w:val="21"/>
            <w:rPrChange w:id="221" w:author="Walker, Laura (DHS-Contractor)" w:date="2026-04-14T13:50:00Z" w16du:dateUtc="2026-04-14T17:50:00Z">
              <w:rPr/>
            </w:rPrChange>
          </w:rPr>
          <w:t xml:space="preserve"> </w:t>
        </w:r>
        <w:proofErr w:type="spellStart"/>
        <w:r w:rsidRPr="008E3102">
          <w:rPr>
            <w:sz w:val="21"/>
            <w:szCs w:val="21"/>
            <w:rPrChange w:id="222" w:author="Walker, Laura (DHS-Contractor)" w:date="2026-04-14T13:50:00Z" w16du:dateUtc="2026-04-14T17:50:00Z">
              <w:rPr/>
            </w:rPrChange>
          </w:rPr>
          <w:t>gratuita</w:t>
        </w:r>
        <w:proofErr w:type="spellEnd"/>
        <w:r w:rsidRPr="008E3102">
          <w:rPr>
            <w:sz w:val="21"/>
            <w:szCs w:val="21"/>
            <w:rPrChange w:id="223" w:author="Walker, Laura (DHS-Contractor)" w:date="2026-04-14T13:50:00Z" w16du:dateUtc="2026-04-14T17:50:00Z">
              <w:rPr/>
            </w:rPrChange>
          </w:rPr>
          <w:t xml:space="preserve"> </w:t>
        </w:r>
        <w:proofErr w:type="spellStart"/>
        <w:r w:rsidRPr="008E3102">
          <w:rPr>
            <w:sz w:val="21"/>
            <w:szCs w:val="21"/>
            <w:rPrChange w:id="224" w:author="Walker, Laura (DHS-Contractor)" w:date="2026-04-14T13:50:00Z" w16du:dateUtc="2026-04-14T17:50:00Z">
              <w:rPr/>
            </w:rPrChange>
          </w:rPr>
          <w:t>en</w:t>
        </w:r>
        <w:proofErr w:type="spellEnd"/>
        <w:r w:rsidRPr="008E3102">
          <w:rPr>
            <w:sz w:val="21"/>
            <w:szCs w:val="21"/>
            <w:rPrChange w:id="225" w:author="Walker, Laura (DHS-Contractor)" w:date="2026-04-14T13:50:00Z" w16du:dateUtc="2026-04-14T17:50:00Z">
              <w:rPr/>
            </w:rPrChange>
          </w:rPr>
          <w:t xml:space="preserve"> </w:t>
        </w:r>
        <w:proofErr w:type="spellStart"/>
        <w:r w:rsidRPr="008E3102">
          <w:rPr>
            <w:sz w:val="21"/>
            <w:szCs w:val="21"/>
            <w:rPrChange w:id="226" w:author="Walker, Laura (DHS-Contractor)" w:date="2026-04-14T13:50:00Z" w16du:dateUtc="2026-04-14T17:50:00Z">
              <w:rPr/>
            </w:rPrChange>
          </w:rPr>
          <w:t>los</w:t>
        </w:r>
        <w:proofErr w:type="spellEnd"/>
        <w:r w:rsidRPr="008E3102">
          <w:rPr>
            <w:sz w:val="21"/>
            <w:szCs w:val="21"/>
            <w:rPrChange w:id="227" w:author="Walker, Laura (DHS-Contractor)" w:date="2026-04-14T13:50:00Z" w16du:dateUtc="2026-04-14T17:50:00Z">
              <w:rPr/>
            </w:rPrChange>
          </w:rPr>
          <w:t xml:space="preserve"> </w:t>
        </w:r>
        <w:proofErr w:type="spellStart"/>
        <w:r w:rsidRPr="008E3102">
          <w:rPr>
            <w:sz w:val="21"/>
            <w:szCs w:val="21"/>
            <w:rPrChange w:id="228" w:author="Walker, Laura (DHS-Contractor)" w:date="2026-04-14T13:50:00Z" w16du:dateUtc="2026-04-14T17:50:00Z">
              <w:rPr/>
            </w:rPrChange>
          </w:rPr>
          <w:t>lugares</w:t>
        </w:r>
        <w:proofErr w:type="spellEnd"/>
        <w:r w:rsidRPr="008E3102">
          <w:rPr>
            <w:sz w:val="21"/>
            <w:szCs w:val="21"/>
            <w:rPrChange w:id="229" w:author="Walker, Laura (DHS-Contractor)" w:date="2026-04-14T13:50:00Z" w16du:dateUtc="2026-04-14T17:50:00Z">
              <w:rPr/>
            </w:rPrChange>
          </w:rPr>
          <w:t xml:space="preserve"> </w:t>
        </w:r>
        <w:proofErr w:type="spellStart"/>
        <w:r w:rsidRPr="008E3102">
          <w:rPr>
            <w:sz w:val="21"/>
            <w:szCs w:val="21"/>
            <w:rPrChange w:id="230" w:author="Walker, Laura (DHS-Contractor)" w:date="2026-04-14T13:50:00Z" w16du:dateUtc="2026-04-14T17:50:00Z">
              <w:rPr/>
            </w:rPrChange>
          </w:rPr>
          <w:t>donde</w:t>
        </w:r>
        <w:proofErr w:type="spellEnd"/>
        <w:r w:rsidRPr="008E3102">
          <w:rPr>
            <w:sz w:val="21"/>
            <w:szCs w:val="21"/>
            <w:rPrChange w:id="231" w:author="Walker, Laura (DHS-Contractor)" w:date="2026-04-14T13:50:00Z" w16du:dateUtc="2026-04-14T17:50:00Z">
              <w:rPr/>
            </w:rPrChange>
          </w:rPr>
          <w:t xml:space="preserve"> se </w:t>
        </w:r>
        <w:proofErr w:type="spellStart"/>
        <w:r w:rsidRPr="008E3102">
          <w:rPr>
            <w:sz w:val="21"/>
            <w:szCs w:val="21"/>
            <w:rPrChange w:id="232" w:author="Walker, Laura (DHS-Contractor)" w:date="2026-04-14T13:50:00Z" w16du:dateUtc="2026-04-14T17:50:00Z">
              <w:rPr/>
            </w:rPrChange>
          </w:rPr>
          <w:t>ofrece</w:t>
        </w:r>
        <w:proofErr w:type="spellEnd"/>
        <w:r w:rsidRPr="008E3102">
          <w:rPr>
            <w:sz w:val="21"/>
            <w:szCs w:val="21"/>
            <w:rPrChange w:id="233" w:author="Walker, Laura (DHS-Contractor)" w:date="2026-04-14T13:50:00Z" w16du:dateUtc="2026-04-14T17:50:00Z">
              <w:rPr/>
            </w:rPrChange>
          </w:rPr>
          <w:t xml:space="preserve"> </w:t>
        </w:r>
        <w:proofErr w:type="spellStart"/>
        <w:r w:rsidRPr="008E3102">
          <w:rPr>
            <w:sz w:val="21"/>
            <w:szCs w:val="21"/>
            <w:rPrChange w:id="234" w:author="Walker, Laura (DHS-Contractor)" w:date="2026-04-14T13:50:00Z" w16du:dateUtc="2026-04-14T17:50:00Z">
              <w:rPr/>
            </w:rPrChange>
          </w:rPr>
          <w:t>el</w:t>
        </w:r>
        <w:proofErr w:type="spellEnd"/>
        <w:r w:rsidRPr="008E3102">
          <w:rPr>
            <w:sz w:val="21"/>
            <w:szCs w:val="21"/>
            <w:rPrChange w:id="235" w:author="Walker, Laura (DHS-Contractor)" w:date="2026-04-14T13:50:00Z" w16du:dateUtc="2026-04-14T17:50:00Z">
              <w:rPr/>
            </w:rPrChange>
          </w:rPr>
          <w:t xml:space="preserve"> </w:t>
        </w:r>
        <w:proofErr w:type="spellStart"/>
        <w:r w:rsidRPr="008E3102">
          <w:rPr>
            <w:sz w:val="21"/>
            <w:szCs w:val="21"/>
            <w:rPrChange w:id="236" w:author="Walker, Laura (DHS-Contractor)" w:date="2026-04-14T13:50:00Z" w16du:dateUtc="2026-04-14T17:50:00Z">
              <w:rPr/>
            </w:rPrChange>
          </w:rPr>
          <w:t>Programa</w:t>
        </w:r>
        <w:proofErr w:type="spellEnd"/>
        <w:r w:rsidRPr="008E3102">
          <w:rPr>
            <w:sz w:val="21"/>
            <w:szCs w:val="21"/>
            <w:rPrChange w:id="237" w:author="Walker, Laura (DHS-Contractor)" w:date="2026-04-14T13:50:00Z" w16du:dateUtc="2026-04-14T17:50:00Z">
              <w:rPr/>
            </w:rPrChange>
          </w:rPr>
          <w:t xml:space="preserve"> de </w:t>
        </w:r>
        <w:proofErr w:type="spellStart"/>
        <w:r w:rsidRPr="008E3102">
          <w:rPr>
            <w:sz w:val="21"/>
            <w:szCs w:val="21"/>
            <w:rPrChange w:id="238" w:author="Walker, Laura (DHS-Contractor)" w:date="2026-04-14T13:50:00Z" w16du:dateUtc="2026-04-14T17:50:00Z">
              <w:rPr/>
            </w:rPrChange>
          </w:rPr>
          <w:t>Comidas</w:t>
        </w:r>
        <w:proofErr w:type="spellEnd"/>
        <w:r w:rsidRPr="008E3102">
          <w:rPr>
            <w:sz w:val="21"/>
            <w:szCs w:val="21"/>
            <w:rPrChange w:id="239" w:author="Walker, Laura (DHS-Contractor)" w:date="2026-04-14T13:50:00Z" w16du:dateUtc="2026-04-14T17:50:00Z">
              <w:rPr/>
            </w:rPrChange>
          </w:rPr>
          <w:t xml:space="preserve"> para </w:t>
        </w:r>
        <w:proofErr w:type="spellStart"/>
        <w:r w:rsidRPr="008E3102">
          <w:rPr>
            <w:sz w:val="21"/>
            <w:szCs w:val="21"/>
            <w:rPrChange w:id="240" w:author="Walker, Laura (DHS-Contractor)" w:date="2026-04-14T13:50:00Z" w16du:dateUtc="2026-04-14T17:50:00Z">
              <w:rPr/>
            </w:rPrChange>
          </w:rPr>
          <w:t>Jóvenes</w:t>
        </w:r>
        <w:proofErr w:type="spellEnd"/>
        <w:r w:rsidRPr="008E3102">
          <w:rPr>
            <w:sz w:val="21"/>
            <w:szCs w:val="21"/>
            <w:rPrChange w:id="241" w:author="Walker, Laura (DHS-Contractor)" w:date="2026-04-14T13:50:00Z" w16du:dateUtc="2026-04-14T17:50:00Z">
              <w:rPr/>
            </w:rPrChange>
          </w:rPr>
          <w:t xml:space="preserve"> del DC. Para </w:t>
        </w:r>
        <w:proofErr w:type="spellStart"/>
        <w:r w:rsidRPr="008E3102">
          <w:rPr>
            <w:sz w:val="21"/>
            <w:szCs w:val="21"/>
            <w:rPrChange w:id="242" w:author="Walker, Laura (DHS-Contractor)" w:date="2026-04-14T13:50:00Z" w16du:dateUtc="2026-04-14T17:50:00Z">
              <w:rPr/>
            </w:rPrChange>
          </w:rPr>
          <w:t>encontrar</w:t>
        </w:r>
        <w:proofErr w:type="spellEnd"/>
        <w:r w:rsidRPr="008E3102">
          <w:rPr>
            <w:sz w:val="21"/>
            <w:szCs w:val="21"/>
            <w:rPrChange w:id="243" w:author="Walker, Laura (DHS-Contractor)" w:date="2026-04-14T13:50:00Z" w16du:dateUtc="2026-04-14T17:50:00Z">
              <w:rPr/>
            </w:rPrChange>
          </w:rPr>
          <w:t xml:space="preserve"> </w:t>
        </w:r>
        <w:proofErr w:type="spellStart"/>
        <w:r w:rsidRPr="008E3102">
          <w:rPr>
            <w:sz w:val="21"/>
            <w:szCs w:val="21"/>
            <w:rPrChange w:id="244" w:author="Walker, Laura (DHS-Contractor)" w:date="2026-04-14T13:50:00Z" w16du:dateUtc="2026-04-14T17:50:00Z">
              <w:rPr/>
            </w:rPrChange>
          </w:rPr>
          <w:t>una</w:t>
        </w:r>
        <w:proofErr w:type="spellEnd"/>
        <w:r w:rsidRPr="008E3102">
          <w:rPr>
            <w:sz w:val="21"/>
            <w:szCs w:val="21"/>
            <w:rPrChange w:id="245" w:author="Walker, Laura (DHS-Contractor)" w:date="2026-04-14T13:50:00Z" w16du:dateUtc="2026-04-14T17:50:00Z">
              <w:rPr/>
            </w:rPrChange>
          </w:rPr>
          <w:t xml:space="preserve"> </w:t>
        </w:r>
        <w:proofErr w:type="spellStart"/>
        <w:r w:rsidRPr="008E3102">
          <w:rPr>
            <w:sz w:val="21"/>
            <w:szCs w:val="21"/>
            <w:rPrChange w:id="246" w:author="Walker, Laura (DHS-Contractor)" w:date="2026-04-14T13:50:00Z" w16du:dateUtc="2026-04-14T17:50:00Z">
              <w:rPr/>
            </w:rPrChange>
          </w:rPr>
          <w:t>ubicación</w:t>
        </w:r>
        <w:proofErr w:type="spellEnd"/>
        <w:r w:rsidRPr="008E3102">
          <w:rPr>
            <w:sz w:val="21"/>
            <w:szCs w:val="21"/>
            <w:rPrChange w:id="247" w:author="Walker, Laura (DHS-Contractor)" w:date="2026-04-14T13:50:00Z" w16du:dateUtc="2026-04-14T17:50:00Z">
              <w:rPr/>
            </w:rPrChange>
          </w:rPr>
          <w:t xml:space="preserve">, </w:t>
        </w:r>
        <w:proofErr w:type="spellStart"/>
        <w:r w:rsidRPr="008E3102">
          <w:rPr>
            <w:sz w:val="21"/>
            <w:szCs w:val="21"/>
            <w:rPrChange w:id="248" w:author="Walker, Laura (DHS-Contractor)" w:date="2026-04-14T13:50:00Z" w16du:dateUtc="2026-04-14T17:50:00Z">
              <w:rPr/>
            </w:rPrChange>
          </w:rPr>
          <w:t>envíe</w:t>
        </w:r>
        <w:proofErr w:type="spellEnd"/>
        <w:r w:rsidRPr="008E3102">
          <w:rPr>
            <w:sz w:val="21"/>
            <w:szCs w:val="21"/>
            <w:rPrChange w:id="249" w:author="Walker, Laura (DHS-Contractor)" w:date="2026-04-14T13:50:00Z" w16du:dateUtc="2026-04-14T17:50:00Z">
              <w:rPr/>
            </w:rPrChange>
          </w:rPr>
          <w:t xml:space="preserve"> un </w:t>
        </w:r>
        <w:proofErr w:type="spellStart"/>
        <w:r w:rsidRPr="008E3102">
          <w:rPr>
            <w:sz w:val="21"/>
            <w:szCs w:val="21"/>
            <w:rPrChange w:id="250" w:author="Walker, Laura (DHS-Contractor)" w:date="2026-04-14T13:50:00Z" w16du:dateUtc="2026-04-14T17:50:00Z">
              <w:rPr/>
            </w:rPrChange>
          </w:rPr>
          <w:t>mensaje</w:t>
        </w:r>
        <w:proofErr w:type="spellEnd"/>
        <w:r w:rsidRPr="008E3102">
          <w:rPr>
            <w:sz w:val="21"/>
            <w:szCs w:val="21"/>
            <w:rPrChange w:id="251" w:author="Walker, Laura (DHS-Contractor)" w:date="2026-04-14T13:50:00Z" w16du:dateUtc="2026-04-14T17:50:00Z">
              <w:rPr/>
            </w:rPrChange>
          </w:rPr>
          <w:t xml:space="preserve"> de </w:t>
        </w:r>
        <w:proofErr w:type="spellStart"/>
        <w:r w:rsidRPr="008E3102">
          <w:rPr>
            <w:sz w:val="21"/>
            <w:szCs w:val="21"/>
            <w:rPrChange w:id="252" w:author="Walker, Laura (DHS-Contractor)" w:date="2026-04-14T13:50:00Z" w16du:dateUtc="2026-04-14T17:50:00Z">
              <w:rPr/>
            </w:rPrChange>
          </w:rPr>
          <w:t>texto</w:t>
        </w:r>
        <w:proofErr w:type="spellEnd"/>
        <w:r w:rsidRPr="008E3102">
          <w:rPr>
            <w:sz w:val="21"/>
            <w:szCs w:val="21"/>
            <w:rPrChange w:id="253" w:author="Walker, Laura (DHS-Contractor)" w:date="2026-04-14T13:50:00Z" w16du:dateUtc="2026-04-14T17:50:00Z">
              <w:rPr/>
            </w:rPrChange>
          </w:rPr>
          <w:t xml:space="preserve"> a "summer meals" al 914-342-7744 o </w:t>
        </w:r>
        <w:proofErr w:type="spellStart"/>
        <w:r w:rsidRPr="008E3102">
          <w:rPr>
            <w:sz w:val="21"/>
            <w:szCs w:val="21"/>
            <w:rPrChange w:id="254" w:author="Walker, Laura (DHS-Contractor)" w:date="2026-04-14T13:50:00Z" w16du:dateUtc="2026-04-14T17:50:00Z">
              <w:rPr/>
            </w:rPrChange>
          </w:rPr>
          <w:t>ingrese</w:t>
        </w:r>
        <w:proofErr w:type="spellEnd"/>
        <w:r w:rsidRPr="008E3102">
          <w:rPr>
            <w:sz w:val="21"/>
            <w:szCs w:val="21"/>
            <w:rPrChange w:id="255" w:author="Walker, Laura (DHS-Contractor)" w:date="2026-04-14T13:50:00Z" w16du:dateUtc="2026-04-14T17:50:00Z">
              <w:rPr/>
            </w:rPrChange>
          </w:rPr>
          <w:t xml:space="preserve"> </w:t>
        </w:r>
        <w:proofErr w:type="spellStart"/>
        <w:r w:rsidRPr="008E3102">
          <w:rPr>
            <w:sz w:val="21"/>
            <w:szCs w:val="21"/>
            <w:rPrChange w:id="256" w:author="Walker, Laura (DHS-Contractor)" w:date="2026-04-14T13:50:00Z" w16du:dateUtc="2026-04-14T17:50:00Z">
              <w:rPr/>
            </w:rPrChange>
          </w:rPr>
          <w:t>en</w:t>
        </w:r>
        <w:proofErr w:type="spellEnd"/>
        <w:r w:rsidRPr="008E3102">
          <w:rPr>
            <w:sz w:val="21"/>
            <w:szCs w:val="21"/>
            <w:rPrChange w:id="257" w:author="Walker, Laura (DHS-Contractor)" w:date="2026-04-14T13:50:00Z" w16du:dateUtc="2026-04-14T17:50:00Z">
              <w:rPr/>
            </w:rPrChange>
          </w:rPr>
          <w:t xml:space="preserve"> </w:t>
        </w:r>
        <w:r w:rsidRPr="008E3102">
          <w:rPr>
            <w:sz w:val="21"/>
            <w:szCs w:val="21"/>
            <w:rPrChange w:id="258" w:author="Walker, Laura (DHS-Contractor)" w:date="2026-04-14T13:50:00Z" w16du:dateUtc="2026-04-14T17:50:00Z">
              <w:rPr/>
            </w:rPrChange>
          </w:rPr>
          <w:fldChar w:fldCharType="begin"/>
        </w:r>
        <w:r w:rsidRPr="008E3102">
          <w:rPr>
            <w:sz w:val="21"/>
            <w:szCs w:val="21"/>
            <w:rPrChange w:id="259" w:author="Walker, Laura (DHS-Contractor)" w:date="2026-04-14T13:50:00Z" w16du:dateUtc="2026-04-14T17:50:00Z">
              <w:rPr/>
            </w:rPrChange>
          </w:rPr>
          <w:instrText>HYPERLINK "https://osse.dc.gov/dcyouthmeals"</w:instrText>
        </w:r>
        <w:r w:rsidRPr="008E3102">
          <w:rPr>
            <w:sz w:val="21"/>
            <w:szCs w:val="21"/>
            <w:rPrChange w:id="260" w:author="Walker, Laura (DHS-Contractor)" w:date="2026-04-14T13:50:00Z" w16du:dateUtc="2026-04-14T17:50:00Z">
              <w:rPr/>
            </w:rPrChange>
          </w:rPr>
        </w:r>
        <w:r w:rsidRPr="008E3102">
          <w:rPr>
            <w:sz w:val="21"/>
            <w:szCs w:val="21"/>
            <w:rPrChange w:id="261" w:author="Walker, Laura (DHS-Contractor)" w:date="2026-04-14T13:50:00Z" w16du:dateUtc="2026-04-14T17:50:00Z">
              <w:rPr/>
            </w:rPrChange>
          </w:rPr>
          <w:fldChar w:fldCharType="separate"/>
        </w:r>
        <w:r w:rsidRPr="008E3102">
          <w:rPr>
            <w:rStyle w:val="Hyperlink"/>
            <w:sz w:val="21"/>
            <w:szCs w:val="21"/>
            <w:rPrChange w:id="262" w:author="Walker, Laura (DHS-Contractor)" w:date="2026-04-14T13:50:00Z" w16du:dateUtc="2026-04-14T17:50:00Z">
              <w:rPr>
                <w:rStyle w:val="Hyperlink"/>
              </w:rPr>
            </w:rPrChange>
          </w:rPr>
          <w:t>osse.dc.gov/</w:t>
        </w:r>
        <w:proofErr w:type="spellStart"/>
        <w:r w:rsidRPr="008E3102">
          <w:rPr>
            <w:rStyle w:val="Hyperlink"/>
            <w:sz w:val="21"/>
            <w:szCs w:val="21"/>
            <w:rPrChange w:id="263" w:author="Walker, Laura (DHS-Contractor)" w:date="2026-04-14T13:50:00Z" w16du:dateUtc="2026-04-14T17:50:00Z">
              <w:rPr>
                <w:rStyle w:val="Hyperlink"/>
              </w:rPr>
            </w:rPrChange>
          </w:rPr>
          <w:t>dcyouthmeals</w:t>
        </w:r>
        <w:proofErr w:type="spellEnd"/>
        <w:r w:rsidRPr="008E3102">
          <w:rPr>
            <w:sz w:val="21"/>
            <w:szCs w:val="21"/>
            <w:rPrChange w:id="264" w:author="Walker, Laura (DHS-Contractor)" w:date="2026-04-14T13:50:00Z" w16du:dateUtc="2026-04-14T17:50:00Z">
              <w:rPr/>
            </w:rPrChange>
          </w:rPr>
          <w:fldChar w:fldCharType="end"/>
        </w:r>
        <w:r w:rsidRPr="008E3102">
          <w:rPr>
            <w:sz w:val="21"/>
            <w:szCs w:val="21"/>
            <w:rPrChange w:id="265" w:author="Walker, Laura (DHS-Contractor)" w:date="2026-04-14T13:50:00Z" w16du:dateUtc="2026-04-14T17:50:00Z">
              <w:rPr/>
            </w:rPrChange>
          </w:rPr>
          <w:t xml:space="preserve">. Para </w:t>
        </w:r>
        <w:proofErr w:type="spellStart"/>
        <w:r w:rsidRPr="008E3102">
          <w:rPr>
            <w:sz w:val="21"/>
            <w:szCs w:val="21"/>
            <w:rPrChange w:id="266" w:author="Walker, Laura (DHS-Contractor)" w:date="2026-04-14T13:50:00Z" w16du:dateUtc="2026-04-14T17:50:00Z">
              <w:rPr/>
            </w:rPrChange>
          </w:rPr>
          <w:t>obtener</w:t>
        </w:r>
        <w:proofErr w:type="spellEnd"/>
        <w:r w:rsidRPr="008E3102">
          <w:rPr>
            <w:sz w:val="21"/>
            <w:szCs w:val="21"/>
            <w:rPrChange w:id="267" w:author="Walker, Laura (DHS-Contractor)" w:date="2026-04-14T13:50:00Z" w16du:dateUtc="2026-04-14T17:50:00Z">
              <w:rPr/>
            </w:rPrChange>
          </w:rPr>
          <w:t xml:space="preserve"> </w:t>
        </w:r>
        <w:proofErr w:type="spellStart"/>
        <w:r w:rsidRPr="008E3102">
          <w:rPr>
            <w:sz w:val="21"/>
            <w:szCs w:val="21"/>
            <w:rPrChange w:id="268" w:author="Walker, Laura (DHS-Contractor)" w:date="2026-04-14T13:50:00Z" w16du:dateUtc="2026-04-14T17:50:00Z">
              <w:rPr/>
            </w:rPrChange>
          </w:rPr>
          <w:t>más</w:t>
        </w:r>
        <w:proofErr w:type="spellEnd"/>
        <w:r w:rsidRPr="008E3102">
          <w:rPr>
            <w:sz w:val="21"/>
            <w:szCs w:val="21"/>
            <w:rPrChange w:id="269" w:author="Walker, Laura (DHS-Contractor)" w:date="2026-04-14T13:50:00Z" w16du:dateUtc="2026-04-14T17:50:00Z">
              <w:rPr/>
            </w:rPrChange>
          </w:rPr>
          <w:t xml:space="preserve"> </w:t>
        </w:r>
        <w:proofErr w:type="spellStart"/>
        <w:r w:rsidRPr="008E3102">
          <w:rPr>
            <w:sz w:val="21"/>
            <w:szCs w:val="21"/>
            <w:rPrChange w:id="270" w:author="Walker, Laura (DHS-Contractor)" w:date="2026-04-14T13:50:00Z" w16du:dateUtc="2026-04-14T17:50:00Z">
              <w:rPr/>
            </w:rPrChange>
          </w:rPr>
          <w:t>recursos</w:t>
        </w:r>
        <w:proofErr w:type="spellEnd"/>
        <w:r w:rsidRPr="008E3102">
          <w:rPr>
            <w:sz w:val="21"/>
            <w:szCs w:val="21"/>
            <w:rPrChange w:id="271" w:author="Walker, Laura (DHS-Contractor)" w:date="2026-04-14T13:50:00Z" w16du:dateUtc="2026-04-14T17:50:00Z">
              <w:rPr/>
            </w:rPrChange>
          </w:rPr>
          <w:t xml:space="preserve"> </w:t>
        </w:r>
        <w:proofErr w:type="spellStart"/>
        <w:r w:rsidRPr="008E3102">
          <w:rPr>
            <w:sz w:val="21"/>
            <w:szCs w:val="21"/>
            <w:rPrChange w:id="272" w:author="Walker, Laura (DHS-Contractor)" w:date="2026-04-14T13:50:00Z" w16du:dateUtc="2026-04-14T17:50:00Z">
              <w:rPr/>
            </w:rPrChange>
          </w:rPr>
          <w:t>alimentarios</w:t>
        </w:r>
        <w:proofErr w:type="spellEnd"/>
        <w:r w:rsidRPr="008E3102">
          <w:rPr>
            <w:sz w:val="21"/>
            <w:szCs w:val="21"/>
            <w:rPrChange w:id="273" w:author="Walker, Laura (DHS-Contractor)" w:date="2026-04-14T13:50:00Z" w16du:dateUtc="2026-04-14T17:50:00Z">
              <w:rPr/>
            </w:rPrChange>
          </w:rPr>
          <w:t xml:space="preserve">, </w:t>
        </w:r>
        <w:proofErr w:type="spellStart"/>
        <w:r w:rsidRPr="008E3102">
          <w:rPr>
            <w:sz w:val="21"/>
            <w:szCs w:val="21"/>
            <w:rPrChange w:id="274" w:author="Walker, Laura (DHS-Contractor)" w:date="2026-04-14T13:50:00Z" w16du:dateUtc="2026-04-14T17:50:00Z">
              <w:rPr/>
            </w:rPrChange>
          </w:rPr>
          <w:t>consulte</w:t>
        </w:r>
        <w:proofErr w:type="spellEnd"/>
        <w:r w:rsidRPr="008E3102">
          <w:rPr>
            <w:sz w:val="21"/>
            <w:szCs w:val="21"/>
            <w:rPrChange w:id="275" w:author="Walker, Laura (DHS-Contractor)" w:date="2026-04-14T13:50:00Z" w16du:dateUtc="2026-04-14T17:50:00Z">
              <w:rPr/>
            </w:rPrChange>
          </w:rPr>
          <w:t xml:space="preserve"> </w:t>
        </w:r>
        <w:r w:rsidRPr="008E3102">
          <w:rPr>
            <w:sz w:val="21"/>
            <w:szCs w:val="21"/>
            <w:rPrChange w:id="276" w:author="Walker, Laura (DHS-Contractor)" w:date="2026-04-14T13:50:00Z" w16du:dateUtc="2026-04-14T17:50:00Z">
              <w:rPr/>
            </w:rPrChange>
          </w:rPr>
          <w:fldChar w:fldCharType="begin"/>
        </w:r>
        <w:r w:rsidRPr="008E3102">
          <w:rPr>
            <w:sz w:val="21"/>
            <w:szCs w:val="21"/>
            <w:rPrChange w:id="277" w:author="Walker, Laura (DHS-Contractor)" w:date="2026-04-14T13:50:00Z" w16du:dateUtc="2026-04-14T17:50:00Z">
              <w:rPr/>
            </w:rPrChange>
          </w:rPr>
          <w:instrText>HYPERLINK "https://linkudmv.org/"</w:instrText>
        </w:r>
        <w:r w:rsidRPr="008E3102">
          <w:rPr>
            <w:sz w:val="21"/>
            <w:szCs w:val="21"/>
            <w:rPrChange w:id="278" w:author="Walker, Laura (DHS-Contractor)" w:date="2026-04-14T13:50:00Z" w16du:dateUtc="2026-04-14T17:50:00Z">
              <w:rPr/>
            </w:rPrChange>
          </w:rPr>
        </w:r>
        <w:r w:rsidRPr="008E3102">
          <w:rPr>
            <w:sz w:val="21"/>
            <w:szCs w:val="21"/>
            <w:rPrChange w:id="279" w:author="Walker, Laura (DHS-Contractor)" w:date="2026-04-14T13:50:00Z" w16du:dateUtc="2026-04-14T17:50:00Z">
              <w:rPr/>
            </w:rPrChange>
          </w:rPr>
          <w:fldChar w:fldCharType="separate"/>
        </w:r>
        <w:r w:rsidRPr="008E3102">
          <w:rPr>
            <w:rStyle w:val="Hyperlink"/>
            <w:sz w:val="21"/>
            <w:szCs w:val="21"/>
            <w:rPrChange w:id="280" w:author="Walker, Laura (DHS-Contractor)" w:date="2026-04-14T13:50:00Z" w16du:dateUtc="2026-04-14T17:50:00Z">
              <w:rPr>
                <w:rStyle w:val="Hyperlink"/>
              </w:rPr>
            </w:rPrChange>
          </w:rPr>
          <w:t>linkudmv.org</w:t>
        </w:r>
        <w:r w:rsidRPr="008E3102">
          <w:rPr>
            <w:sz w:val="21"/>
            <w:szCs w:val="21"/>
            <w:rPrChange w:id="281" w:author="Walker, Laura (DHS-Contractor)" w:date="2026-04-14T13:50:00Z" w16du:dateUtc="2026-04-14T17:50:00Z">
              <w:rPr/>
            </w:rPrChange>
          </w:rPr>
          <w:fldChar w:fldCharType="end"/>
        </w:r>
        <w:r w:rsidRPr="008E3102">
          <w:rPr>
            <w:sz w:val="21"/>
            <w:szCs w:val="21"/>
            <w:rPrChange w:id="282" w:author="Walker, Laura (DHS-Contractor)" w:date="2026-04-14T13:50:00Z" w16du:dateUtc="2026-04-14T17:50:00Z">
              <w:rPr/>
            </w:rPrChange>
          </w:rPr>
          <w:t>.</w:t>
        </w:r>
      </w:ins>
    </w:p>
    <w:p w14:paraId="661FB2CB" w14:textId="186D3810" w:rsidR="000660E1" w:rsidRPr="008E3102" w:rsidDel="001F2308" w:rsidRDefault="007F2E68" w:rsidP="70DCEA27">
      <w:pPr>
        <w:spacing w:line="331" w:lineRule="auto"/>
        <w:rPr>
          <w:del w:id="283" w:author="Walker, Laura (DHS-Contractor)" w:date="2026-04-14T13:37:00Z" w16du:dateUtc="2026-04-14T17:37:00Z"/>
          <w:b/>
          <w:bCs/>
          <w:sz w:val="21"/>
          <w:szCs w:val="21"/>
          <w:u w:val="single"/>
          <w:lang w:val="en-US"/>
        </w:rPr>
      </w:pPr>
      <w:del w:id="284" w:author="Walker, Laura (DHS-Contractor)" w:date="2026-04-14T13:37:00Z" w16du:dateUtc="2026-04-14T17:37:00Z">
        <w:r w:rsidRPr="008E3102" w:rsidDel="001F2308">
          <w:rPr>
            <w:b/>
            <w:bCs/>
            <w:sz w:val="21"/>
            <w:szCs w:val="21"/>
            <w:u w:val="single"/>
            <w:lang w:val="en-US"/>
          </w:rPr>
          <w:delText xml:space="preserve">What other food assistance is available to my </w:delText>
        </w:r>
        <w:r w:rsidR="0056663C" w:rsidRPr="008E3102" w:rsidDel="001F2308">
          <w:rPr>
            <w:b/>
            <w:bCs/>
            <w:sz w:val="21"/>
            <w:szCs w:val="21"/>
            <w:u w:val="single"/>
            <w:lang w:val="en-US"/>
          </w:rPr>
          <w:delText xml:space="preserve">student </w:delText>
        </w:r>
        <w:r w:rsidRPr="008E3102" w:rsidDel="001F2308">
          <w:rPr>
            <w:b/>
            <w:bCs/>
            <w:sz w:val="21"/>
            <w:szCs w:val="21"/>
            <w:u w:val="single"/>
            <w:lang w:val="en-US"/>
          </w:rPr>
          <w:delText>during the summer?</w:delText>
        </w:r>
      </w:del>
    </w:p>
    <w:p w14:paraId="3BEF9259" w14:textId="0598BEED" w:rsidR="00790A52" w:rsidRPr="008E3102" w:rsidDel="001F2308" w:rsidRDefault="00790A52" w:rsidP="70DCEA27">
      <w:pPr>
        <w:spacing w:line="331" w:lineRule="auto"/>
        <w:ind w:right="540"/>
        <w:rPr>
          <w:del w:id="285" w:author="Walker, Laura (DHS-Contractor)" w:date="2026-04-14T13:37:00Z" w16du:dateUtc="2026-04-14T17:37:00Z"/>
          <w:sz w:val="21"/>
          <w:szCs w:val="21"/>
          <w:rPrChange w:id="286" w:author="Walker, Laura (DHS-Contractor)" w:date="2026-04-14T13:50:00Z" w16du:dateUtc="2026-04-14T17:50:00Z">
            <w:rPr>
              <w:del w:id="287" w:author="Walker, Laura (DHS-Contractor)" w:date="2026-04-14T13:37:00Z" w16du:dateUtc="2026-04-14T17:37:00Z"/>
            </w:rPr>
          </w:rPrChange>
        </w:rPr>
      </w:pPr>
      <w:del w:id="288" w:author="Walker, Laura (DHS-Contractor)" w:date="2026-04-14T13:37:00Z" w16du:dateUtc="2026-04-14T17:37:00Z">
        <w:r w:rsidRPr="008E3102" w:rsidDel="001F2308">
          <w:rPr>
            <w:sz w:val="21"/>
            <w:szCs w:val="21"/>
            <w:rPrChange w:id="289" w:author="Walker, Laura (DHS-Contractor)" w:date="2026-04-14T13:50:00Z" w16du:dateUtc="2026-04-14T17:50:00Z">
              <w:rPr/>
            </w:rPrChange>
          </w:rPr>
          <w:delText xml:space="preserve">Children 18 and under can eat for free at DC Youth Meal sites. To find a location, text "summer meals" to 914-342-7744 or visit </w:delText>
        </w:r>
        <w:r w:rsidRPr="008E3102" w:rsidDel="001F2308">
          <w:rPr>
            <w:sz w:val="21"/>
            <w:szCs w:val="21"/>
            <w:rPrChange w:id="290" w:author="Walker, Laura (DHS-Contractor)" w:date="2026-04-14T13:50:00Z" w16du:dateUtc="2026-04-14T17:50:00Z">
              <w:rPr/>
            </w:rPrChange>
          </w:rPr>
          <w:fldChar w:fldCharType="begin"/>
        </w:r>
        <w:r w:rsidRPr="008E3102" w:rsidDel="001F2308">
          <w:rPr>
            <w:sz w:val="21"/>
            <w:szCs w:val="21"/>
            <w:rPrChange w:id="291" w:author="Walker, Laura (DHS-Contractor)" w:date="2026-04-14T13:50:00Z" w16du:dateUtc="2026-04-14T17:50:00Z">
              <w:rPr/>
            </w:rPrChange>
          </w:rPr>
          <w:delInstrText>HYPERLINK "https://osse.dc.gov/dcyouthmeals" \h</w:delInstrText>
        </w:r>
        <w:r w:rsidRPr="008E3102" w:rsidDel="001F2308">
          <w:rPr>
            <w:sz w:val="21"/>
            <w:szCs w:val="21"/>
            <w:rPrChange w:id="292" w:author="Walker, Laura (DHS-Contractor)" w:date="2026-04-14T13:50:00Z" w16du:dateUtc="2026-04-14T17:50:00Z">
              <w:rPr/>
            </w:rPrChange>
          </w:rPr>
        </w:r>
        <w:r w:rsidRPr="008E3102" w:rsidDel="001F2308">
          <w:rPr>
            <w:sz w:val="21"/>
            <w:szCs w:val="21"/>
            <w:rPrChange w:id="293" w:author="Walker, Laura (DHS-Contractor)" w:date="2026-04-14T13:50:00Z" w16du:dateUtc="2026-04-14T17:50:00Z">
              <w:rPr/>
            </w:rPrChange>
          </w:rPr>
          <w:fldChar w:fldCharType="separate"/>
        </w:r>
        <w:r w:rsidRPr="008E3102" w:rsidDel="001F2308">
          <w:rPr>
            <w:sz w:val="21"/>
            <w:szCs w:val="21"/>
            <w:u w:val="single"/>
            <w:rPrChange w:id="294" w:author="Walker, Laura (DHS-Contractor)" w:date="2026-04-14T13:50:00Z" w16du:dateUtc="2026-04-14T17:50:00Z">
              <w:rPr>
                <w:u w:val="single"/>
              </w:rPr>
            </w:rPrChange>
          </w:rPr>
          <w:delText>osse.dc.gov/dcyouthmeals</w:delText>
        </w:r>
        <w:r w:rsidRPr="008E3102" w:rsidDel="001F2308">
          <w:rPr>
            <w:sz w:val="21"/>
            <w:szCs w:val="21"/>
            <w:rPrChange w:id="295" w:author="Walker, Laura (DHS-Contractor)" w:date="2026-04-14T13:50:00Z" w16du:dateUtc="2026-04-14T17:50:00Z">
              <w:rPr/>
            </w:rPrChange>
          </w:rPr>
          <w:fldChar w:fldCharType="end"/>
        </w:r>
        <w:r w:rsidRPr="008E3102" w:rsidDel="001F2308">
          <w:rPr>
            <w:sz w:val="21"/>
            <w:szCs w:val="21"/>
            <w:rPrChange w:id="296" w:author="Walker, Laura (DHS-Contractor)" w:date="2026-04-14T13:50:00Z" w16du:dateUtc="2026-04-14T17:50:00Z">
              <w:rPr/>
            </w:rPrChange>
          </w:rPr>
          <w:delText xml:space="preserve">. For other food resources, check </w:delText>
        </w:r>
        <w:r w:rsidRPr="008E3102" w:rsidDel="001F2308">
          <w:rPr>
            <w:sz w:val="21"/>
            <w:szCs w:val="21"/>
            <w:rPrChange w:id="297" w:author="Walker, Laura (DHS-Contractor)" w:date="2026-04-14T13:50:00Z" w16du:dateUtc="2026-04-14T17:50:00Z">
              <w:rPr/>
            </w:rPrChange>
          </w:rPr>
          <w:fldChar w:fldCharType="begin"/>
        </w:r>
        <w:r w:rsidRPr="008E3102" w:rsidDel="001F2308">
          <w:rPr>
            <w:sz w:val="21"/>
            <w:szCs w:val="21"/>
            <w:rPrChange w:id="298" w:author="Walker, Laura (DHS-Contractor)" w:date="2026-04-14T13:50:00Z" w16du:dateUtc="2026-04-14T17:50:00Z">
              <w:rPr/>
            </w:rPrChange>
          </w:rPr>
          <w:delInstrText>HYPERLINK "https://linkudmv.org" \h</w:delInstrText>
        </w:r>
        <w:r w:rsidRPr="008E3102" w:rsidDel="001F2308">
          <w:rPr>
            <w:sz w:val="21"/>
            <w:szCs w:val="21"/>
            <w:rPrChange w:id="299" w:author="Walker, Laura (DHS-Contractor)" w:date="2026-04-14T13:50:00Z" w16du:dateUtc="2026-04-14T17:50:00Z">
              <w:rPr/>
            </w:rPrChange>
          </w:rPr>
        </w:r>
        <w:r w:rsidRPr="008E3102" w:rsidDel="001F2308">
          <w:rPr>
            <w:sz w:val="21"/>
            <w:szCs w:val="21"/>
            <w:rPrChange w:id="300" w:author="Walker, Laura (DHS-Contractor)" w:date="2026-04-14T13:50:00Z" w16du:dateUtc="2026-04-14T17:50:00Z">
              <w:rPr/>
            </w:rPrChange>
          </w:rPr>
          <w:fldChar w:fldCharType="separate"/>
        </w:r>
        <w:r w:rsidRPr="008E3102" w:rsidDel="001F2308">
          <w:rPr>
            <w:sz w:val="21"/>
            <w:szCs w:val="21"/>
            <w:u w:val="single"/>
            <w:rPrChange w:id="301" w:author="Walker, Laura (DHS-Contractor)" w:date="2026-04-14T13:50:00Z" w16du:dateUtc="2026-04-14T17:50:00Z">
              <w:rPr>
                <w:u w:val="single"/>
              </w:rPr>
            </w:rPrChange>
          </w:rPr>
          <w:delText>linkudmv.org</w:delText>
        </w:r>
        <w:r w:rsidRPr="008E3102" w:rsidDel="001F2308">
          <w:rPr>
            <w:sz w:val="21"/>
            <w:szCs w:val="21"/>
            <w:rPrChange w:id="302" w:author="Walker, Laura (DHS-Contractor)" w:date="2026-04-14T13:50:00Z" w16du:dateUtc="2026-04-14T17:50:00Z">
              <w:rPr/>
            </w:rPrChange>
          </w:rPr>
          <w:fldChar w:fldCharType="end"/>
        </w:r>
        <w:r w:rsidRPr="008E3102" w:rsidDel="001F2308">
          <w:rPr>
            <w:sz w:val="21"/>
            <w:szCs w:val="21"/>
            <w:rPrChange w:id="303" w:author="Walker, Laura (DHS-Contractor)" w:date="2026-04-14T13:50:00Z" w16du:dateUtc="2026-04-14T17:50:00Z">
              <w:rPr/>
            </w:rPrChange>
          </w:rPr>
          <w:delText>.</w:delText>
        </w:r>
      </w:del>
    </w:p>
    <w:p w14:paraId="02EB378F" w14:textId="48DEE556" w:rsidR="000660E1" w:rsidRPr="008E3102" w:rsidRDefault="000660E1" w:rsidP="70DCEA27">
      <w:pPr>
        <w:spacing w:before="100"/>
        <w:rPr>
          <w:sz w:val="21"/>
          <w:szCs w:val="21"/>
          <w:lang w:val="en-US"/>
        </w:rPr>
      </w:pPr>
    </w:p>
    <w:p w14:paraId="6A7F449C" w14:textId="77777777" w:rsidR="0036765E" w:rsidRPr="008E3102" w:rsidRDefault="0036765E" w:rsidP="0036765E">
      <w:pPr>
        <w:spacing w:before="100" w:after="200"/>
        <w:rPr>
          <w:ins w:id="304" w:author="Walker, Laura (DHS-Contractor)" w:date="2026-04-14T13:36:00Z" w16du:dateUtc="2026-04-14T17:36:00Z"/>
          <w:rFonts w:cstheme="minorHAnsi"/>
          <w:sz w:val="21"/>
          <w:szCs w:val="21"/>
          <w:lang w:bidi="es-ES"/>
          <w:rPrChange w:id="305" w:author="Walker, Laura (DHS-Contractor)" w:date="2026-04-14T13:50:00Z" w16du:dateUtc="2026-04-14T17:50:00Z">
            <w:rPr>
              <w:ins w:id="306" w:author="Walker, Laura (DHS-Contractor)" w:date="2026-04-14T13:36:00Z" w16du:dateUtc="2026-04-14T17:36:00Z"/>
              <w:rFonts w:cstheme="minorHAnsi"/>
              <w:lang w:bidi="es-ES"/>
            </w:rPr>
          </w:rPrChange>
        </w:rPr>
      </w:pPr>
      <w:proofErr w:type="spellStart"/>
      <w:ins w:id="307" w:author="Walker, Laura (DHS-Contractor)" w:date="2026-04-14T13:36:00Z" w16du:dateUtc="2026-04-14T17:36:00Z">
        <w:r w:rsidRPr="008E3102">
          <w:rPr>
            <w:rFonts w:cstheme="minorHAnsi"/>
            <w:sz w:val="21"/>
            <w:szCs w:val="21"/>
            <w:lang w:bidi="es-ES"/>
            <w:rPrChange w:id="308" w:author="Walker, Laura (DHS-Contractor)" w:date="2026-04-14T13:50:00Z" w16du:dateUtc="2026-04-14T17:50:00Z">
              <w:rPr>
                <w:rFonts w:cstheme="minorHAnsi"/>
                <w:lang w:bidi="es-ES"/>
              </w:rPr>
            </w:rPrChange>
          </w:rPr>
          <w:t>Saludos</w:t>
        </w:r>
        <w:proofErr w:type="spellEnd"/>
        <w:r w:rsidRPr="008E3102">
          <w:rPr>
            <w:rFonts w:cstheme="minorHAnsi"/>
            <w:sz w:val="21"/>
            <w:szCs w:val="21"/>
            <w:lang w:bidi="es-ES"/>
            <w:rPrChange w:id="309" w:author="Walker, Laura (DHS-Contractor)" w:date="2026-04-14T13:50:00Z" w16du:dateUtc="2026-04-14T17:50:00Z">
              <w:rPr>
                <w:rFonts w:cstheme="minorHAnsi"/>
                <w:lang w:bidi="es-ES"/>
              </w:rPr>
            </w:rPrChange>
          </w:rPr>
          <w:t>,</w:t>
        </w:r>
      </w:ins>
    </w:p>
    <w:p w14:paraId="2F780956" w14:textId="77777777" w:rsidR="0036765E" w:rsidRPr="008E3102" w:rsidRDefault="0036765E" w:rsidP="0036765E">
      <w:pPr>
        <w:spacing w:before="100" w:after="200"/>
        <w:rPr>
          <w:ins w:id="310" w:author="Walker, Laura (DHS-Contractor)" w:date="2026-04-14T13:36:00Z" w16du:dateUtc="2026-04-14T17:36:00Z"/>
          <w:color w:val="000000" w:themeColor="text1"/>
          <w:sz w:val="21"/>
          <w:szCs w:val="21"/>
          <w:lang w:val="en-US"/>
        </w:rPr>
      </w:pPr>
      <w:proofErr w:type="spellStart"/>
      <w:ins w:id="311" w:author="Walker, Laura (DHS-Contractor)" w:date="2026-04-14T13:36:00Z" w16du:dateUtc="2026-04-14T17:36:00Z">
        <w:r w:rsidRPr="008E3102">
          <w:rPr>
            <w:color w:val="000000" w:themeColor="text1"/>
            <w:sz w:val="21"/>
            <w:szCs w:val="21"/>
          </w:rPr>
          <w:t>Programa</w:t>
        </w:r>
        <w:proofErr w:type="spellEnd"/>
        <w:r w:rsidRPr="008E3102">
          <w:rPr>
            <w:color w:val="000000" w:themeColor="text1"/>
            <w:sz w:val="21"/>
            <w:szCs w:val="21"/>
          </w:rPr>
          <w:t xml:space="preserve"> DC SUN Bucks</w:t>
        </w:r>
      </w:ins>
    </w:p>
    <w:p w14:paraId="6E5B7E29" w14:textId="2BFAE179" w:rsidR="000660E1" w:rsidDel="0036765E" w:rsidRDefault="007F2E68">
      <w:pPr>
        <w:spacing w:before="100"/>
        <w:rPr>
          <w:del w:id="312" w:author="Walker, Laura (DHS-Contractor)" w:date="2026-04-14T13:36:00Z" w16du:dateUtc="2026-04-14T17:36:00Z"/>
          <w:sz w:val="21"/>
          <w:szCs w:val="21"/>
        </w:rPr>
      </w:pPr>
      <w:del w:id="313" w:author="Walker, Laura (DHS-Contractor)" w:date="2026-04-14T13:36:00Z" w16du:dateUtc="2026-04-14T17:36:00Z">
        <w:r w:rsidDel="0036765E">
          <w:rPr>
            <w:sz w:val="21"/>
            <w:szCs w:val="21"/>
          </w:rPr>
          <w:lastRenderedPageBreak/>
          <w:delText xml:space="preserve">Regards, </w:delText>
        </w:r>
      </w:del>
    </w:p>
    <w:p w14:paraId="12DAF4B7" w14:textId="2A53C37C" w:rsidR="000660E1" w:rsidDel="0036765E" w:rsidRDefault="007F2E68">
      <w:pPr>
        <w:spacing w:before="100" w:after="200"/>
        <w:rPr>
          <w:del w:id="314" w:author="Walker, Laura (DHS-Contractor)" w:date="2026-04-14T13:36:00Z" w16du:dateUtc="2026-04-14T17:36:00Z"/>
          <w:sz w:val="21"/>
          <w:szCs w:val="21"/>
        </w:rPr>
      </w:pPr>
      <w:del w:id="315" w:author="Walker, Laura (DHS-Contractor)" w:date="2026-04-14T13:36:00Z" w16du:dateUtc="2026-04-14T17:36:00Z">
        <w:r w:rsidRPr="6AD5FDEA" w:rsidDel="0036765E">
          <w:rPr>
            <w:sz w:val="21"/>
            <w:szCs w:val="21"/>
          </w:rPr>
          <w:delText>DC SUN Bucks Program</w:delText>
        </w:r>
      </w:del>
    </w:p>
    <w:p w14:paraId="3E6901BB" w14:textId="2B4F0C62" w:rsidR="57ADE8F4" w:rsidRDefault="57ADE8F4" w:rsidP="6AD5FDEA">
      <w:pPr>
        <w:spacing w:before="100" w:after="200"/>
        <w:rPr>
          <w:sz w:val="21"/>
          <w:szCs w:val="21"/>
        </w:rPr>
      </w:pPr>
      <w:r w:rsidRPr="6AD5FDEA">
        <w:rPr>
          <w:sz w:val="21"/>
          <w:szCs w:val="21"/>
        </w:rPr>
        <w:t>__</w:t>
      </w:r>
    </w:p>
    <w:p w14:paraId="0E3CB8FA" w14:textId="77777777" w:rsidR="000660E1" w:rsidRDefault="007F2E68">
      <w:pPr>
        <w:spacing w:before="100" w:after="200"/>
        <w:rPr>
          <w:sz w:val="21"/>
          <w:szCs w:val="21"/>
        </w:rPr>
      </w:pPr>
      <w:r>
        <w:rPr>
          <w:noProof/>
        </w:rPr>
        <w:drawing>
          <wp:anchor distT="114300" distB="114300" distL="114300" distR="114300" simplePos="0" relativeHeight="251658240" behindDoc="0" locked="0" layoutInCell="1" hidden="0" allowOverlap="1" wp14:anchorId="13A948B7" wp14:editId="07777777">
            <wp:simplePos x="0" y="0"/>
            <wp:positionH relativeFrom="column">
              <wp:posOffset>-9524</wp:posOffset>
            </wp:positionH>
            <wp:positionV relativeFrom="paragraph">
              <wp:posOffset>323850</wp:posOffset>
            </wp:positionV>
            <wp:extent cx="1841345" cy="795374"/>
            <wp:effectExtent l="12700" t="12700" r="12700" b="1270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41345" cy="795374"/>
                    </a:xfrm>
                    <a:prstGeom prst="rect">
                      <a:avLst/>
                    </a:prstGeom>
                    <a:ln w="12700">
                      <a:solidFill>
                        <a:srgbClr val="999999"/>
                      </a:solidFill>
                      <a:prstDash val="solid"/>
                    </a:ln>
                  </pic:spPr>
                </pic:pic>
              </a:graphicData>
            </a:graphic>
          </wp:anchor>
        </w:drawing>
      </w:r>
    </w:p>
    <w:p w14:paraId="3F6BF5A0" w14:textId="77777777" w:rsidR="000660E1" w:rsidRDefault="007F2E68">
      <w:pPr>
        <w:widowControl w:val="0"/>
        <w:spacing w:line="240" w:lineRule="auto"/>
        <w:ind w:right="181"/>
        <w:rPr>
          <w:b/>
          <w:bCs/>
          <w:sz w:val="16"/>
          <w:szCs w:val="16"/>
        </w:rPr>
      </w:pPr>
      <w:r>
        <w:rPr>
          <w:sz w:val="16"/>
          <w:szCs w:val="16"/>
        </w:rPr>
        <w:t xml:space="preserve">Portal: </w:t>
      </w:r>
      <w:hyperlink r:id="rId13">
        <w:r>
          <w:rPr>
            <w:color w:val="1155CC"/>
            <w:sz w:val="16"/>
            <w:szCs w:val="16"/>
            <w:u w:val="single"/>
          </w:rPr>
          <w:t>sunbucks.dc.gov</w:t>
        </w:r>
      </w:hyperlink>
      <w:r>
        <w:rPr>
          <w:sz w:val="16"/>
          <w:szCs w:val="16"/>
        </w:rPr>
        <w:t xml:space="preserve"> </w:t>
      </w:r>
    </w:p>
    <w:p w14:paraId="4EFBB9BD" w14:textId="77777777" w:rsidR="00A57371" w:rsidRPr="00C41DCD" w:rsidRDefault="00A57371" w:rsidP="00A57371">
      <w:pPr>
        <w:widowControl w:val="0"/>
        <w:spacing w:line="240" w:lineRule="auto"/>
        <w:ind w:right="181"/>
        <w:rPr>
          <w:sz w:val="16"/>
          <w:szCs w:val="16"/>
          <w:lang w:val="en-US"/>
        </w:rPr>
      </w:pPr>
      <w:r w:rsidRPr="12AC65F8">
        <w:rPr>
          <w:sz w:val="16"/>
          <w:szCs w:val="16"/>
          <w:lang w:val="en-US"/>
        </w:rPr>
        <w:t>Phone: (844) 811-</w:t>
      </w:r>
      <w:proofErr w:type="gramStart"/>
      <w:r w:rsidRPr="12AC65F8">
        <w:rPr>
          <w:sz w:val="16"/>
          <w:szCs w:val="16"/>
          <w:lang w:val="en-US"/>
        </w:rPr>
        <w:t>SEBT(</w:t>
      </w:r>
      <w:proofErr w:type="gramEnd"/>
      <w:r w:rsidRPr="12AC65F8">
        <w:rPr>
          <w:sz w:val="16"/>
          <w:szCs w:val="16"/>
          <w:lang w:val="en-US"/>
        </w:rPr>
        <w:t>7328)</w:t>
      </w:r>
    </w:p>
    <w:p w14:paraId="2A115630" w14:textId="77777777" w:rsidR="00A57371" w:rsidRPr="00C41DCD" w:rsidRDefault="00A57371" w:rsidP="00A57371">
      <w:pPr>
        <w:widowControl w:val="0"/>
        <w:spacing w:after="200" w:line="240" w:lineRule="auto"/>
        <w:ind w:right="181"/>
        <w:rPr>
          <w:sz w:val="16"/>
          <w:szCs w:val="16"/>
        </w:rPr>
      </w:pPr>
      <w:r w:rsidRPr="12AC65F8">
        <w:rPr>
          <w:color w:val="000000" w:themeColor="text1"/>
          <w:sz w:val="16"/>
          <w:szCs w:val="16"/>
        </w:rPr>
        <w:t xml:space="preserve">[TTY/TDD: 711 Monday through Friday </w:t>
      </w:r>
      <w:r w:rsidRPr="12AC65F8">
        <w:rPr>
          <w:sz w:val="16"/>
          <w:szCs w:val="16"/>
        </w:rPr>
        <w:t>7:30 AM to 4:45 PM]</w:t>
      </w:r>
    </w:p>
    <w:p w14:paraId="3FBB7313" w14:textId="42400A09" w:rsidR="000660E1" w:rsidRDefault="007F2E68" w:rsidP="12AC65F8">
      <w:pPr>
        <w:widowControl w:val="0"/>
        <w:spacing w:line="240" w:lineRule="auto"/>
        <w:ind w:right="181"/>
        <w:rPr>
          <w:sz w:val="16"/>
          <w:szCs w:val="16"/>
        </w:rPr>
      </w:pPr>
      <w:r w:rsidRPr="12AC65F8">
        <w:rPr>
          <w:sz w:val="16"/>
          <w:szCs w:val="16"/>
        </w:rPr>
        <w:t>DC SUN Bucks Program</w:t>
      </w:r>
    </w:p>
    <w:p w14:paraId="51BFA08F" w14:textId="77777777" w:rsidR="000660E1" w:rsidRDefault="007F2E68">
      <w:pPr>
        <w:widowControl w:val="0"/>
        <w:spacing w:line="240" w:lineRule="auto"/>
        <w:rPr>
          <w:sz w:val="16"/>
          <w:szCs w:val="16"/>
        </w:rPr>
      </w:pPr>
      <w:r>
        <w:rPr>
          <w:sz w:val="16"/>
          <w:szCs w:val="16"/>
        </w:rPr>
        <w:t>P.O. Box 90060</w:t>
      </w:r>
    </w:p>
    <w:p w14:paraId="621B1211" w14:textId="77777777" w:rsidR="000660E1" w:rsidRDefault="007F2E68">
      <w:pPr>
        <w:widowControl w:val="0"/>
        <w:spacing w:after="200" w:line="240" w:lineRule="auto"/>
        <w:rPr>
          <w:b/>
          <w:bCs/>
          <w:sz w:val="21"/>
          <w:szCs w:val="21"/>
        </w:rPr>
      </w:pPr>
      <w:r>
        <w:rPr>
          <w:sz w:val="16"/>
          <w:szCs w:val="16"/>
        </w:rPr>
        <w:t>Washington, DC 20002</w:t>
      </w:r>
    </w:p>
    <w:p w14:paraId="6A05A809" w14:textId="765198DF" w:rsidR="000660E1" w:rsidDel="00373B26" w:rsidRDefault="00EE7747">
      <w:pPr>
        <w:rPr>
          <w:del w:id="316" w:author="Walker, Laura (DHS-Contractor)" w:date="2026-04-14T13:31:00Z" w16du:dateUtc="2026-04-14T17:31:00Z"/>
        </w:rPr>
      </w:pPr>
      <w:r>
        <w:pict w14:anchorId="5875538C">
          <v:rect id="_x0000_i1025" style="width:0;height:1.5pt" o:hralign="center" o:hrstd="t" o:hr="t" fillcolor="#a0a0a0" stroked="f"/>
        </w:pict>
      </w:r>
      <w:r w:rsidR="01334400">
        <w:t>__________________________________________________________________________</w:t>
      </w:r>
    </w:p>
    <w:p w14:paraId="68CDD647" w14:textId="25B77FAD" w:rsidR="000660E1" w:rsidDel="00373B26" w:rsidRDefault="007F2E68" w:rsidP="70DCEA27">
      <w:pPr>
        <w:spacing w:before="220" w:after="220"/>
        <w:rPr>
          <w:del w:id="317" w:author="Walker, Laura (DHS-Contractor)" w:date="2026-04-14T13:31:00Z" w16du:dateUtc="2026-04-14T17:31:00Z"/>
          <w:i/>
          <w:iCs/>
          <w:sz w:val="20"/>
          <w:szCs w:val="20"/>
          <w:lang w:val="en-US"/>
        </w:rPr>
      </w:pPr>
      <w:del w:id="318" w:author="Walker, Laura (DHS-Contractor)" w:date="2026-04-14T13:31:00Z" w16du:dateUtc="2026-04-14T17:31:00Z">
        <w:r w:rsidRPr="70DCEA27" w:rsidDel="00373B26">
          <w:rPr>
            <w:i/>
            <w:iCs/>
            <w:sz w:val="20"/>
            <w:szCs w:val="20"/>
            <w:lang w:val="en-US"/>
          </w:rPr>
          <w:delText xml:space="preserve">Please do NOT reply to this automated message, any response will NOT be </w:delText>
        </w:r>
        <w:r w:rsidRPr="70DCEA27" w:rsidDel="00373B26">
          <w:rPr>
            <w:i/>
            <w:iCs/>
            <w:sz w:val="20"/>
            <w:szCs w:val="20"/>
            <w:u w:val="single"/>
            <w:lang w:val="en-US"/>
          </w:rPr>
          <w:delText>read</w:delText>
        </w:r>
        <w:r w:rsidRPr="70DCEA27" w:rsidDel="00373B26">
          <w:rPr>
            <w:i/>
            <w:iCs/>
            <w:sz w:val="20"/>
            <w:szCs w:val="20"/>
            <w:lang w:val="en-US"/>
          </w:rPr>
          <w:delText xml:space="preserve"> and you will NOT receive a response.</w:delText>
        </w:r>
      </w:del>
    </w:p>
    <w:p w14:paraId="75A1E566" w14:textId="52135927" w:rsidR="000660E1" w:rsidDel="00373B26" w:rsidRDefault="007F2E68">
      <w:pPr>
        <w:spacing w:before="220" w:after="220"/>
        <w:rPr>
          <w:del w:id="319" w:author="Walker, Laura (DHS-Contractor)" w:date="2026-04-14T13:31:00Z" w16du:dateUtc="2026-04-14T17:31:00Z"/>
          <w:color w:val="1155CC"/>
          <w:sz w:val="20"/>
          <w:szCs w:val="20"/>
          <w:u w:val="single"/>
        </w:rPr>
      </w:pPr>
      <w:del w:id="320" w:author="Walker, Laura (DHS-Contractor)" w:date="2026-04-14T13:31:00Z" w16du:dateUtc="2026-04-14T17:31:00Z">
        <w:r w:rsidDel="00373B26">
          <w:rPr>
            <w:sz w:val="20"/>
            <w:szCs w:val="20"/>
          </w:rPr>
          <w:delText xml:space="preserve">If you need help understanding this notice, please visit </w:delText>
        </w:r>
        <w:r w:rsidDel="00373B26">
          <w:fldChar w:fldCharType="begin"/>
        </w:r>
        <w:r w:rsidDel="00373B26">
          <w:delInstrText>HYPERLINK "https://sunbucks.dc.gov/" \h</w:delInstrText>
        </w:r>
        <w:r w:rsidDel="00373B26">
          <w:fldChar w:fldCharType="separate"/>
        </w:r>
        <w:r w:rsidDel="00373B26">
          <w:rPr>
            <w:color w:val="1155CC"/>
            <w:sz w:val="20"/>
            <w:szCs w:val="20"/>
            <w:u w:val="single"/>
          </w:rPr>
          <w:delText>sunbucks.dc.gov</w:delText>
        </w:r>
        <w:r w:rsidDel="00373B26">
          <w:fldChar w:fldCharType="end"/>
        </w:r>
        <w:r w:rsidDel="00373B26">
          <w:rPr>
            <w:rFonts w:ascii="Nyala" w:eastAsia="Nyala" w:hAnsi="Nyala" w:cs="Nyala"/>
            <w:sz w:val="20"/>
            <w:szCs w:val="20"/>
          </w:rPr>
          <w:delText>.</w:delText>
        </w:r>
        <w:r w:rsidDel="00373B26">
          <w:rPr>
            <w:rFonts w:ascii="Nyala" w:eastAsia="Nyala" w:hAnsi="Nyala" w:cs="Nyala"/>
            <w:sz w:val="20"/>
            <w:szCs w:val="20"/>
          </w:rPr>
          <w:br/>
          <w:delText xml:space="preserve">ይህንን ማሳወቂያ ለመረዳት እገዛ ካስፈለግዎ እባክዎ </w:delText>
        </w:r>
        <w:r w:rsidDel="00373B26">
          <w:fldChar w:fldCharType="begin"/>
        </w:r>
        <w:r w:rsidDel="00373B26">
          <w:delInstrText>HYPERLINK "https://sunbucks.dc.gov/" \h</w:delInstrText>
        </w:r>
        <w:r w:rsidDel="00373B26">
          <w:fldChar w:fldCharType="separate"/>
        </w:r>
        <w:r w:rsidDel="00373B26">
          <w:rPr>
            <w:color w:val="1155CC"/>
            <w:sz w:val="20"/>
            <w:szCs w:val="20"/>
            <w:u w:val="single"/>
          </w:rPr>
          <w:delText>sunbucks.dc.gov</w:delText>
        </w:r>
        <w:r w:rsidDel="00373B26">
          <w:fldChar w:fldCharType="end"/>
        </w:r>
        <w:r w:rsidDel="00373B26">
          <w:rPr>
            <w:rFonts w:ascii="Nyala" w:eastAsia="Nyala" w:hAnsi="Nyala" w:cs="Nyala"/>
            <w:sz w:val="20"/>
            <w:szCs w:val="20"/>
          </w:rPr>
          <w:delText>ይጎብኙ</w:delText>
        </w:r>
        <w:r w:rsidDel="00373B26">
          <w:rPr>
            <w:rFonts w:ascii="Nyala" w:eastAsia="Nyala" w:hAnsi="Nyala" w:cs="Nyala"/>
            <w:sz w:val="20"/>
            <w:szCs w:val="20"/>
          </w:rPr>
          <w:br/>
          <w:delText xml:space="preserve">Si necesita ayuda para entender este aviso, por favor visite </w:delText>
        </w:r>
        <w:r w:rsidDel="00373B26">
          <w:fldChar w:fldCharType="begin"/>
        </w:r>
        <w:r w:rsidDel="00373B26">
          <w:delInstrText>HYPERLINK "https://sunbucks.dc.gov/" \h</w:delInstrText>
        </w:r>
        <w:r w:rsidDel="00373B26">
          <w:fldChar w:fldCharType="separate"/>
        </w:r>
        <w:r w:rsidDel="00373B26">
          <w:rPr>
            <w:color w:val="1155CC"/>
            <w:sz w:val="20"/>
            <w:szCs w:val="20"/>
            <w:u w:val="single"/>
          </w:rPr>
          <w:delText>sunbucks.dc.gov</w:delText>
        </w:r>
        <w:r w:rsidDel="00373B26">
          <w:rPr>
            <w:color w:val="1155CC"/>
            <w:sz w:val="20"/>
            <w:szCs w:val="20"/>
            <w:u w:val="single"/>
          </w:rPr>
          <w:br/>
        </w:r>
        <w:r w:rsidDel="00373B26">
          <w:fldChar w:fldCharType="end"/>
        </w:r>
        <w:r w:rsidDel="00373B26">
          <w:rPr>
            <w:sz w:val="20"/>
            <w:szCs w:val="20"/>
          </w:rPr>
          <w:delText xml:space="preserve">Si vous avez besoin d’aide pour comprendre cet avis, veuillez consulter le site </w:delText>
        </w:r>
        <w:r w:rsidDel="00373B26">
          <w:fldChar w:fldCharType="begin"/>
        </w:r>
        <w:r w:rsidDel="00373B26">
          <w:delInstrText>HYPERLINK "https://sunbucks.dc.gov/" \h</w:delInstrText>
        </w:r>
        <w:r w:rsidDel="00373B26">
          <w:fldChar w:fldCharType="separate"/>
        </w:r>
        <w:r w:rsidDel="00373B26">
          <w:rPr>
            <w:color w:val="1155CC"/>
            <w:sz w:val="20"/>
            <w:szCs w:val="20"/>
            <w:u w:val="single"/>
          </w:rPr>
          <w:delText>sunbucks.dc.gov</w:delText>
        </w:r>
        <w:r w:rsidDel="00373B26">
          <w:rPr>
            <w:color w:val="1155CC"/>
            <w:sz w:val="20"/>
            <w:szCs w:val="20"/>
            <w:u w:val="single"/>
          </w:rPr>
          <w:br/>
        </w:r>
        <w:r w:rsidDel="00373B26">
          <w:fldChar w:fldCharType="end"/>
        </w:r>
        <w:r w:rsidDel="00373B26">
          <w:rPr>
            <w:rFonts w:ascii="Arial Unicode MS" w:eastAsia="Arial Unicode MS" w:hAnsi="Arial Unicode MS" w:cs="Arial Unicode MS"/>
            <w:sz w:val="20"/>
            <w:szCs w:val="20"/>
          </w:rPr>
          <w:delText xml:space="preserve">본 통지를 이해하는 데 도움이 필요하시면 </w:delText>
        </w:r>
        <w:r w:rsidDel="00373B26">
          <w:fldChar w:fldCharType="begin"/>
        </w:r>
        <w:r w:rsidDel="00373B26">
          <w:delInstrText>HYPERLINK "https://sunbucks.dc.gov/" \h</w:delInstrText>
        </w:r>
        <w:r w:rsidDel="00373B26">
          <w:fldChar w:fldCharType="separate"/>
        </w:r>
        <w:r w:rsidDel="00373B26">
          <w:rPr>
            <w:color w:val="1155CC"/>
            <w:sz w:val="20"/>
            <w:szCs w:val="20"/>
            <w:u w:val="single"/>
          </w:rPr>
          <w:delText>sunbucks.dc.gov</w:delText>
        </w:r>
        <w:r w:rsidDel="00373B26">
          <w:fldChar w:fldCharType="end"/>
        </w:r>
        <w:r w:rsidDel="00373B26">
          <w:rPr>
            <w:rFonts w:ascii="Arial Unicode MS" w:eastAsia="Arial Unicode MS" w:hAnsi="Arial Unicode MS" w:cs="Arial Unicode MS"/>
            <w:sz w:val="20"/>
            <w:szCs w:val="20"/>
          </w:rPr>
          <w:delText>를 방문하시기 바랍니다.</w:delText>
        </w:r>
        <w:r w:rsidDel="00373B26">
          <w:rPr>
            <w:rFonts w:ascii="Arial Unicode MS" w:eastAsia="Arial Unicode MS" w:hAnsi="Arial Unicode MS" w:cs="Arial Unicode MS"/>
            <w:sz w:val="20"/>
            <w:szCs w:val="20"/>
          </w:rPr>
          <w:br/>
          <w:delText xml:space="preserve">如果您需要帮助理解本通知内容，请访问 </w:delText>
        </w:r>
        <w:r w:rsidDel="00373B26">
          <w:fldChar w:fldCharType="begin"/>
        </w:r>
        <w:r w:rsidDel="00373B26">
          <w:delInstrText>HYPERLINK "https://sunbucks.dc.gov/" \h</w:delInstrText>
        </w:r>
        <w:r w:rsidDel="00373B26">
          <w:fldChar w:fldCharType="separate"/>
        </w:r>
        <w:r w:rsidDel="00373B26">
          <w:rPr>
            <w:color w:val="1155CC"/>
            <w:sz w:val="20"/>
            <w:szCs w:val="20"/>
            <w:u w:val="single"/>
          </w:rPr>
          <w:delText>sunbucks.dc.gov</w:delText>
        </w:r>
        <w:r w:rsidDel="00373B26">
          <w:rPr>
            <w:color w:val="1155CC"/>
            <w:sz w:val="20"/>
            <w:szCs w:val="20"/>
            <w:u w:val="single"/>
          </w:rPr>
          <w:br/>
        </w:r>
        <w:r w:rsidDel="00373B26">
          <w:fldChar w:fldCharType="end"/>
        </w:r>
        <w:r w:rsidDel="00373B26">
          <w:rPr>
            <w:sz w:val="20"/>
            <w:szCs w:val="20"/>
          </w:rPr>
          <w:delText xml:space="preserve">Nếu quý vị cần được trợ giúp để hiểu thông báo này, vui lòng truy cập </w:delText>
        </w:r>
        <w:r w:rsidDel="00373B26">
          <w:fldChar w:fldCharType="begin"/>
        </w:r>
        <w:r w:rsidDel="00373B26">
          <w:delInstrText>HYPERLINK "https://sunbucks.dc.gov/" \h</w:delInstrText>
        </w:r>
        <w:r w:rsidDel="00373B26">
          <w:fldChar w:fldCharType="separate"/>
        </w:r>
        <w:r w:rsidDel="00373B26">
          <w:rPr>
            <w:color w:val="1155CC"/>
            <w:sz w:val="20"/>
            <w:szCs w:val="20"/>
            <w:u w:val="single"/>
          </w:rPr>
          <w:delText>sunbucks.dc.gov</w:delText>
        </w:r>
        <w:r w:rsidDel="00373B26">
          <w:fldChar w:fldCharType="end"/>
        </w:r>
      </w:del>
    </w:p>
    <w:p w14:paraId="5A39BBE3" w14:textId="77777777" w:rsidR="000660E1" w:rsidRDefault="000660E1" w:rsidP="00373B26">
      <w:pPr>
        <w:rPr>
          <w:color w:val="1155CC"/>
          <w:sz w:val="20"/>
          <w:szCs w:val="20"/>
          <w:u w:val="single"/>
        </w:rPr>
        <w:pPrChange w:id="321" w:author="Walker, Laura (DHS-Contractor)" w:date="2026-04-14T13:31:00Z" w16du:dateUtc="2026-04-14T17:31:00Z">
          <w:pPr>
            <w:spacing w:before="220" w:after="220"/>
          </w:pPr>
        </w:pPrChange>
      </w:pPr>
    </w:p>
    <w:p w14:paraId="5B08551A" w14:textId="77777777" w:rsidR="00600EF5" w:rsidRDefault="00600EF5" w:rsidP="00373B26">
      <w:pPr>
        <w:rPr>
          <w:ins w:id="322" w:author="Walker, Laura (DHS-Contractor)" w:date="2026-04-14T13:36:00Z" w16du:dateUtc="2026-04-14T17:36:00Z"/>
        </w:rPr>
      </w:pPr>
    </w:p>
    <w:p w14:paraId="7D629B30" w14:textId="4E743454" w:rsidR="00373B26" w:rsidRDefault="00373B26" w:rsidP="00373B26">
      <w:pPr>
        <w:rPr>
          <w:ins w:id="323" w:author="Walker, Laura (DHS-Contractor)" w:date="2026-04-14T13:31:00Z" w16du:dateUtc="2026-04-14T17:31:00Z"/>
          <w:i/>
          <w:iCs/>
          <w:sz w:val="20"/>
          <w:szCs w:val="20"/>
          <w:lang w:val="en-US"/>
        </w:rPr>
      </w:pPr>
      <w:ins w:id="324" w:author="Walker, Laura (DHS-Contractor)" w:date="2026-04-14T13:31:00Z" w16du:dateUtc="2026-04-14T17:31:00Z">
        <w:r w:rsidRPr="00666F6B">
          <w:rPr>
            <w:i/>
            <w:iCs/>
            <w:sz w:val="20"/>
            <w:szCs w:val="20"/>
            <w:lang w:val="en-US"/>
          </w:rPr>
          <w:t xml:space="preserve">NO </w:t>
        </w:r>
        <w:proofErr w:type="spellStart"/>
        <w:r w:rsidRPr="00666F6B">
          <w:rPr>
            <w:i/>
            <w:iCs/>
            <w:sz w:val="20"/>
            <w:szCs w:val="20"/>
            <w:lang w:val="en-US"/>
          </w:rPr>
          <w:t>responda</w:t>
        </w:r>
        <w:proofErr w:type="spellEnd"/>
        <w:r w:rsidRPr="00666F6B">
          <w:rPr>
            <w:i/>
            <w:iCs/>
            <w:sz w:val="20"/>
            <w:szCs w:val="20"/>
            <w:lang w:val="en-US"/>
          </w:rPr>
          <w:t xml:space="preserve"> </w:t>
        </w:r>
        <w:proofErr w:type="spellStart"/>
        <w:r w:rsidRPr="00666F6B">
          <w:rPr>
            <w:i/>
            <w:iCs/>
            <w:sz w:val="20"/>
            <w:szCs w:val="20"/>
            <w:lang w:val="en-US"/>
          </w:rPr>
          <w:t>este</w:t>
        </w:r>
        <w:proofErr w:type="spellEnd"/>
        <w:r w:rsidRPr="00666F6B">
          <w:rPr>
            <w:i/>
            <w:iCs/>
            <w:sz w:val="20"/>
            <w:szCs w:val="20"/>
            <w:lang w:val="en-US"/>
          </w:rPr>
          <w:t xml:space="preserve"> </w:t>
        </w:r>
        <w:proofErr w:type="spellStart"/>
        <w:r w:rsidRPr="00666F6B">
          <w:rPr>
            <w:i/>
            <w:iCs/>
            <w:sz w:val="20"/>
            <w:szCs w:val="20"/>
            <w:lang w:val="en-US"/>
          </w:rPr>
          <w:t>mensaje</w:t>
        </w:r>
        <w:proofErr w:type="spellEnd"/>
        <w:r w:rsidRPr="00666F6B">
          <w:rPr>
            <w:i/>
            <w:iCs/>
            <w:sz w:val="20"/>
            <w:szCs w:val="20"/>
            <w:lang w:val="en-US"/>
          </w:rPr>
          <w:t xml:space="preserve"> </w:t>
        </w:r>
        <w:proofErr w:type="spellStart"/>
        <w:r w:rsidRPr="00666F6B">
          <w:rPr>
            <w:i/>
            <w:iCs/>
            <w:sz w:val="20"/>
            <w:szCs w:val="20"/>
            <w:lang w:val="en-US"/>
          </w:rPr>
          <w:t>automatizado</w:t>
        </w:r>
        <w:proofErr w:type="spellEnd"/>
        <w:r w:rsidRPr="00666F6B">
          <w:rPr>
            <w:i/>
            <w:iCs/>
            <w:sz w:val="20"/>
            <w:szCs w:val="20"/>
            <w:lang w:val="en-US"/>
          </w:rPr>
          <w:t xml:space="preserve">. Las </w:t>
        </w:r>
        <w:proofErr w:type="spellStart"/>
        <w:r w:rsidRPr="00666F6B">
          <w:rPr>
            <w:i/>
            <w:iCs/>
            <w:sz w:val="20"/>
            <w:szCs w:val="20"/>
            <w:lang w:val="en-US"/>
          </w:rPr>
          <w:t>respuestas</w:t>
        </w:r>
        <w:proofErr w:type="spellEnd"/>
        <w:r w:rsidRPr="00666F6B">
          <w:rPr>
            <w:i/>
            <w:iCs/>
            <w:sz w:val="20"/>
            <w:szCs w:val="20"/>
            <w:lang w:val="en-US"/>
          </w:rPr>
          <w:t xml:space="preserve"> NO se </w:t>
        </w:r>
        <w:proofErr w:type="spellStart"/>
        <w:r w:rsidRPr="00666F6B">
          <w:rPr>
            <w:i/>
            <w:iCs/>
            <w:sz w:val="20"/>
            <w:szCs w:val="20"/>
            <w:lang w:val="en-US"/>
          </w:rPr>
          <w:t>leerán</w:t>
        </w:r>
        <w:proofErr w:type="spellEnd"/>
        <w:r w:rsidRPr="00666F6B">
          <w:rPr>
            <w:i/>
            <w:iCs/>
            <w:sz w:val="20"/>
            <w:szCs w:val="20"/>
            <w:lang w:val="en-US"/>
          </w:rPr>
          <w:t xml:space="preserve"> NI se </w:t>
        </w:r>
        <w:proofErr w:type="spellStart"/>
        <w:r w:rsidRPr="00666F6B">
          <w:rPr>
            <w:i/>
            <w:iCs/>
            <w:sz w:val="20"/>
            <w:szCs w:val="20"/>
            <w:lang w:val="en-US"/>
          </w:rPr>
          <w:t>contestarán</w:t>
        </w:r>
        <w:proofErr w:type="spellEnd"/>
        <w:r w:rsidRPr="00666F6B">
          <w:rPr>
            <w:i/>
            <w:iCs/>
            <w:sz w:val="20"/>
            <w:szCs w:val="20"/>
            <w:lang w:val="en-US"/>
          </w:rPr>
          <w:t>.</w:t>
        </w:r>
      </w:ins>
    </w:p>
    <w:p w14:paraId="4AE88A15" w14:textId="77777777" w:rsidR="00373B26" w:rsidRPr="001112C9" w:rsidRDefault="00373B26" w:rsidP="00373B26">
      <w:pPr>
        <w:spacing w:before="220" w:after="220"/>
        <w:rPr>
          <w:ins w:id="325" w:author="Walker, Laura (DHS-Contractor)" w:date="2026-04-14T13:31:00Z" w16du:dateUtc="2026-04-14T17:31:00Z"/>
          <w:color w:val="1155CC"/>
          <w:sz w:val="20"/>
          <w:szCs w:val="20"/>
          <w:u w:val="single"/>
        </w:rPr>
      </w:pPr>
      <w:ins w:id="326" w:author="Walker, Laura (DHS-Contractor)" w:date="2026-04-14T13:31:00Z" w16du:dateUtc="2026-04-14T17:31:00Z">
        <w:r w:rsidRPr="001112C9">
          <w:rPr>
            <w:sz w:val="20"/>
            <w:szCs w:val="20"/>
          </w:rPr>
          <w:t xml:space="preserve">If you need help understanding this notice, please visit </w:t>
        </w:r>
        <w:r>
          <w:fldChar w:fldCharType="begin"/>
        </w:r>
        <w:r>
          <w:instrText>HYPERLINK "https://sunbucks.dc.gov/" \h</w:instrText>
        </w:r>
        <w:r>
          <w:fldChar w:fldCharType="separate"/>
        </w:r>
        <w:r w:rsidRPr="001112C9">
          <w:rPr>
            <w:color w:val="1155CC"/>
            <w:sz w:val="20"/>
            <w:szCs w:val="20"/>
            <w:u w:val="single"/>
          </w:rPr>
          <w:t>sunbucks.dc.gov</w:t>
        </w:r>
        <w:r>
          <w:fldChar w:fldCharType="end"/>
        </w:r>
        <w:r w:rsidRPr="001112C9">
          <w:rPr>
            <w:rFonts w:ascii="Nyala" w:eastAsia="Nyala" w:hAnsi="Nyala" w:cs="Nyala"/>
            <w:sz w:val="20"/>
            <w:szCs w:val="20"/>
          </w:rPr>
          <w:t>.</w:t>
        </w:r>
        <w:r w:rsidRPr="001112C9">
          <w:rPr>
            <w:sz w:val="20"/>
            <w:szCs w:val="20"/>
          </w:rPr>
          <w:br/>
        </w:r>
        <w:proofErr w:type="spellStart"/>
        <w:r w:rsidRPr="001112C9">
          <w:rPr>
            <w:rFonts w:ascii="Nyala" w:eastAsia="Nyala" w:hAnsi="Nyala" w:cs="Nyala"/>
            <w:sz w:val="20"/>
            <w:szCs w:val="20"/>
          </w:rPr>
          <w:t>ይህንን</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ማሳወቂያ</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ለመረዳት</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እገዛ</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ካስፈለግዎ</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እባክዎ</w:t>
        </w:r>
        <w:proofErr w:type="spellEnd"/>
        <w:r w:rsidRPr="001112C9">
          <w:rPr>
            <w:rFonts w:ascii="Nyala" w:eastAsia="Nyala" w:hAnsi="Nyala" w:cs="Nyala"/>
            <w:sz w:val="20"/>
            <w:szCs w:val="20"/>
          </w:rPr>
          <w:t xml:space="preserve"> </w:t>
        </w:r>
        <w:r>
          <w:fldChar w:fldCharType="begin"/>
        </w:r>
        <w:r>
          <w:instrText>HYPERLINK "https://sunbucks.dc.gov/" \h</w:instrText>
        </w:r>
        <w:r>
          <w:fldChar w:fldCharType="separate"/>
        </w:r>
        <w:proofErr w:type="spellStart"/>
        <w:r w:rsidRPr="001112C9">
          <w:rPr>
            <w:color w:val="1155CC"/>
            <w:sz w:val="20"/>
            <w:szCs w:val="20"/>
            <w:u w:val="single"/>
          </w:rPr>
          <w:t>sunbucks.dc.gov</w:t>
        </w:r>
        <w:r>
          <w:fldChar w:fldCharType="end"/>
        </w:r>
        <w:r w:rsidRPr="001112C9">
          <w:rPr>
            <w:rFonts w:ascii="Nyala" w:eastAsia="Nyala" w:hAnsi="Nyala" w:cs="Nyala"/>
            <w:sz w:val="20"/>
            <w:szCs w:val="20"/>
          </w:rPr>
          <w:t>ይጎብኙ</w:t>
        </w:r>
        <w:proofErr w:type="spellEnd"/>
        <w:r w:rsidRPr="001112C9">
          <w:rPr>
            <w:sz w:val="20"/>
            <w:szCs w:val="20"/>
          </w:rPr>
          <w:br/>
        </w:r>
        <w:r w:rsidRPr="001112C9">
          <w:rPr>
            <w:rFonts w:ascii="Nyala" w:eastAsia="Nyala" w:hAnsi="Nyala" w:cs="Nyala"/>
            <w:sz w:val="20"/>
            <w:szCs w:val="20"/>
          </w:rPr>
          <w:t xml:space="preserve">Si </w:t>
        </w:r>
        <w:proofErr w:type="spellStart"/>
        <w:r w:rsidRPr="001112C9">
          <w:rPr>
            <w:rFonts w:ascii="Nyala" w:eastAsia="Nyala" w:hAnsi="Nyala" w:cs="Nyala"/>
            <w:sz w:val="20"/>
            <w:szCs w:val="20"/>
          </w:rPr>
          <w:t>necesita</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ayuda</w:t>
        </w:r>
        <w:proofErr w:type="spellEnd"/>
        <w:r w:rsidRPr="001112C9">
          <w:rPr>
            <w:rFonts w:ascii="Nyala" w:eastAsia="Nyala" w:hAnsi="Nyala" w:cs="Nyala"/>
            <w:sz w:val="20"/>
            <w:szCs w:val="20"/>
          </w:rPr>
          <w:t xml:space="preserve"> para </w:t>
        </w:r>
        <w:proofErr w:type="spellStart"/>
        <w:r w:rsidRPr="001112C9">
          <w:rPr>
            <w:rFonts w:ascii="Nyala" w:eastAsia="Nyala" w:hAnsi="Nyala" w:cs="Nyala"/>
            <w:sz w:val="20"/>
            <w:szCs w:val="20"/>
          </w:rPr>
          <w:t>entender</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este</w:t>
        </w:r>
        <w:proofErr w:type="spellEnd"/>
        <w:r w:rsidRPr="001112C9">
          <w:rPr>
            <w:rFonts w:ascii="Nyala" w:eastAsia="Nyala" w:hAnsi="Nyala" w:cs="Nyala"/>
            <w:sz w:val="20"/>
            <w:szCs w:val="20"/>
          </w:rPr>
          <w:t xml:space="preserve"> aviso, </w:t>
        </w:r>
        <w:proofErr w:type="spellStart"/>
        <w:r w:rsidRPr="001112C9">
          <w:rPr>
            <w:rFonts w:ascii="Nyala" w:eastAsia="Nyala" w:hAnsi="Nyala" w:cs="Nyala"/>
            <w:sz w:val="20"/>
            <w:szCs w:val="20"/>
          </w:rPr>
          <w:t>por</w:t>
        </w:r>
        <w:proofErr w:type="spellEnd"/>
        <w:r w:rsidRPr="001112C9">
          <w:rPr>
            <w:rFonts w:ascii="Nyala" w:eastAsia="Nyala" w:hAnsi="Nyala" w:cs="Nyala"/>
            <w:sz w:val="20"/>
            <w:szCs w:val="20"/>
          </w:rPr>
          <w:t xml:space="preserve"> favor </w:t>
        </w:r>
        <w:proofErr w:type="spellStart"/>
        <w:r w:rsidRPr="001112C9">
          <w:rPr>
            <w:rFonts w:ascii="Nyala" w:eastAsia="Nyala" w:hAnsi="Nyala" w:cs="Nyala"/>
            <w:sz w:val="20"/>
            <w:szCs w:val="20"/>
          </w:rPr>
          <w:t>visite</w:t>
        </w:r>
        <w:proofErr w:type="spellEnd"/>
        <w:r w:rsidRPr="001112C9">
          <w:rPr>
            <w:rFonts w:ascii="Nyala" w:eastAsia="Nyala" w:hAnsi="Nyala" w:cs="Nyala"/>
            <w:sz w:val="20"/>
            <w:szCs w:val="20"/>
          </w:rPr>
          <w:t xml:space="preserve"> </w:t>
        </w:r>
        <w:r>
          <w:fldChar w:fldCharType="begin"/>
        </w:r>
        <w:r>
          <w:instrText>HYPERLINK "https://sunbucks.dc.gov/" \h</w:instrText>
        </w:r>
        <w:r>
          <w:fldChar w:fldCharType="separate"/>
        </w:r>
        <w:r w:rsidRPr="001112C9">
          <w:rPr>
            <w:color w:val="1155CC"/>
            <w:sz w:val="20"/>
            <w:szCs w:val="20"/>
            <w:u w:val="single"/>
          </w:rPr>
          <w:t>sunbucks.dc.gov</w:t>
        </w:r>
        <w:r w:rsidRPr="001112C9">
          <w:rPr>
            <w:sz w:val="20"/>
            <w:szCs w:val="20"/>
          </w:rPr>
          <w:br/>
        </w:r>
        <w:r>
          <w:fldChar w:fldCharType="end"/>
        </w:r>
        <w:r w:rsidRPr="001112C9">
          <w:rPr>
            <w:sz w:val="20"/>
            <w:szCs w:val="20"/>
          </w:rPr>
          <w:t xml:space="preserve">Si vous </w:t>
        </w:r>
        <w:proofErr w:type="spellStart"/>
        <w:r w:rsidRPr="001112C9">
          <w:rPr>
            <w:sz w:val="20"/>
            <w:szCs w:val="20"/>
          </w:rPr>
          <w:t>avez</w:t>
        </w:r>
        <w:proofErr w:type="spellEnd"/>
        <w:r w:rsidRPr="001112C9">
          <w:rPr>
            <w:sz w:val="20"/>
            <w:szCs w:val="20"/>
          </w:rPr>
          <w:t xml:space="preserve"> </w:t>
        </w:r>
        <w:proofErr w:type="spellStart"/>
        <w:r w:rsidRPr="001112C9">
          <w:rPr>
            <w:sz w:val="20"/>
            <w:szCs w:val="20"/>
          </w:rPr>
          <w:t>besoin</w:t>
        </w:r>
        <w:proofErr w:type="spellEnd"/>
        <w:r w:rsidRPr="001112C9">
          <w:rPr>
            <w:sz w:val="20"/>
            <w:szCs w:val="20"/>
          </w:rPr>
          <w:t xml:space="preserve"> </w:t>
        </w:r>
        <w:proofErr w:type="spellStart"/>
        <w:r w:rsidRPr="001112C9">
          <w:rPr>
            <w:sz w:val="20"/>
            <w:szCs w:val="20"/>
          </w:rPr>
          <w:t>d’aide</w:t>
        </w:r>
        <w:proofErr w:type="spellEnd"/>
        <w:r w:rsidRPr="001112C9">
          <w:rPr>
            <w:sz w:val="20"/>
            <w:szCs w:val="20"/>
          </w:rPr>
          <w:t xml:space="preserve"> pour </w:t>
        </w:r>
        <w:proofErr w:type="spellStart"/>
        <w:r w:rsidRPr="001112C9">
          <w:rPr>
            <w:sz w:val="20"/>
            <w:szCs w:val="20"/>
          </w:rPr>
          <w:t>comprendre</w:t>
        </w:r>
        <w:proofErr w:type="spellEnd"/>
        <w:r w:rsidRPr="001112C9">
          <w:rPr>
            <w:sz w:val="20"/>
            <w:szCs w:val="20"/>
          </w:rPr>
          <w:t xml:space="preserve"> </w:t>
        </w:r>
        <w:proofErr w:type="spellStart"/>
        <w:r w:rsidRPr="001112C9">
          <w:rPr>
            <w:sz w:val="20"/>
            <w:szCs w:val="20"/>
          </w:rPr>
          <w:t>cet</w:t>
        </w:r>
        <w:proofErr w:type="spellEnd"/>
        <w:r w:rsidRPr="001112C9">
          <w:rPr>
            <w:sz w:val="20"/>
            <w:szCs w:val="20"/>
          </w:rPr>
          <w:t xml:space="preserve"> avis, </w:t>
        </w:r>
        <w:proofErr w:type="spellStart"/>
        <w:r w:rsidRPr="001112C9">
          <w:rPr>
            <w:sz w:val="20"/>
            <w:szCs w:val="20"/>
          </w:rPr>
          <w:t>veuillez</w:t>
        </w:r>
        <w:proofErr w:type="spellEnd"/>
        <w:r w:rsidRPr="001112C9">
          <w:rPr>
            <w:sz w:val="20"/>
            <w:szCs w:val="20"/>
          </w:rPr>
          <w:t xml:space="preserve"> consulter le site </w:t>
        </w:r>
        <w:r>
          <w:fldChar w:fldCharType="begin"/>
        </w:r>
        <w:r>
          <w:instrText>HYPERLINK "https://sunbucks.dc.gov/" \h</w:instrText>
        </w:r>
        <w:r>
          <w:fldChar w:fldCharType="separate"/>
        </w:r>
        <w:r w:rsidRPr="001112C9">
          <w:rPr>
            <w:color w:val="1155CC"/>
            <w:sz w:val="20"/>
            <w:szCs w:val="20"/>
            <w:u w:val="single"/>
          </w:rPr>
          <w:t>sunbucks.dc.gov</w:t>
        </w:r>
        <w:r w:rsidRPr="001112C9">
          <w:rPr>
            <w:sz w:val="20"/>
            <w:szCs w:val="20"/>
          </w:rPr>
          <w:br/>
        </w:r>
        <w:r>
          <w:fldChar w:fldCharType="end"/>
        </w:r>
        <w:r w:rsidRPr="001112C9">
          <w:rPr>
            <w:rFonts w:ascii="Arial Unicode MS" w:eastAsia="Arial Unicode MS" w:hAnsi="Arial Unicode MS" w:cs="Arial Unicode MS"/>
            <w:sz w:val="20"/>
            <w:szCs w:val="20"/>
          </w:rPr>
          <w:t xml:space="preserve">본 통지를 이해하는 데 도움이 필요하시면 </w:t>
        </w:r>
        <w:r>
          <w:fldChar w:fldCharType="begin"/>
        </w:r>
        <w:r>
          <w:instrText>HYPERLINK "https://sunbucks.dc.gov/" \h</w:instrText>
        </w:r>
        <w:r>
          <w:fldChar w:fldCharType="separate"/>
        </w:r>
        <w:r w:rsidRPr="001112C9">
          <w:rPr>
            <w:color w:val="1155CC"/>
            <w:sz w:val="20"/>
            <w:szCs w:val="20"/>
            <w:u w:val="single"/>
          </w:rPr>
          <w:t>sunbucks.dc.gov</w:t>
        </w:r>
        <w:r>
          <w:fldChar w:fldCharType="end"/>
        </w:r>
        <w:r w:rsidRPr="001112C9">
          <w:rPr>
            <w:rFonts w:ascii="Arial Unicode MS" w:eastAsia="Arial Unicode MS" w:hAnsi="Arial Unicode MS" w:cs="Arial Unicode MS"/>
            <w:sz w:val="20"/>
            <w:szCs w:val="20"/>
          </w:rPr>
          <w:t>를 방문하시기 바랍니다.</w:t>
        </w:r>
        <w:r w:rsidRPr="001112C9">
          <w:rPr>
            <w:sz w:val="20"/>
            <w:szCs w:val="20"/>
          </w:rPr>
          <w:br/>
        </w:r>
        <w:r w:rsidRPr="001112C9">
          <w:rPr>
            <w:rFonts w:ascii="Arial Unicode MS" w:eastAsia="Arial Unicode MS" w:hAnsi="Arial Unicode MS" w:cs="Arial Unicode MS"/>
            <w:sz w:val="20"/>
            <w:szCs w:val="20"/>
          </w:rPr>
          <w:t xml:space="preserve">如果您需要帮助理解本通知内容，请访问 </w:t>
        </w:r>
        <w:r>
          <w:fldChar w:fldCharType="begin"/>
        </w:r>
        <w:r>
          <w:instrText>HYPERLINK "https://sunbucks.dc.gov/" \h</w:instrText>
        </w:r>
        <w:r>
          <w:fldChar w:fldCharType="separate"/>
        </w:r>
        <w:r w:rsidRPr="001112C9">
          <w:rPr>
            <w:color w:val="1155CC"/>
            <w:sz w:val="20"/>
            <w:szCs w:val="20"/>
            <w:u w:val="single"/>
          </w:rPr>
          <w:t>sunbucks.dc.gov</w:t>
        </w:r>
        <w:r w:rsidRPr="001112C9">
          <w:rPr>
            <w:sz w:val="20"/>
            <w:szCs w:val="20"/>
          </w:rPr>
          <w:br/>
        </w:r>
        <w:r>
          <w:fldChar w:fldCharType="end"/>
        </w:r>
        <w:proofErr w:type="spellStart"/>
        <w:r w:rsidRPr="001112C9">
          <w:rPr>
            <w:sz w:val="20"/>
            <w:szCs w:val="20"/>
          </w:rPr>
          <w:t>Nếu</w:t>
        </w:r>
        <w:proofErr w:type="spellEnd"/>
        <w:r w:rsidRPr="001112C9">
          <w:rPr>
            <w:sz w:val="20"/>
            <w:szCs w:val="20"/>
          </w:rPr>
          <w:t xml:space="preserve"> </w:t>
        </w:r>
        <w:proofErr w:type="spellStart"/>
        <w:r w:rsidRPr="001112C9">
          <w:rPr>
            <w:sz w:val="20"/>
            <w:szCs w:val="20"/>
          </w:rPr>
          <w:t>quý</w:t>
        </w:r>
        <w:proofErr w:type="spellEnd"/>
        <w:r w:rsidRPr="001112C9">
          <w:rPr>
            <w:sz w:val="20"/>
            <w:szCs w:val="20"/>
          </w:rPr>
          <w:t xml:space="preserve"> </w:t>
        </w:r>
        <w:proofErr w:type="spellStart"/>
        <w:r w:rsidRPr="001112C9">
          <w:rPr>
            <w:sz w:val="20"/>
            <w:szCs w:val="20"/>
          </w:rPr>
          <w:t>vị</w:t>
        </w:r>
        <w:proofErr w:type="spellEnd"/>
        <w:r w:rsidRPr="001112C9">
          <w:rPr>
            <w:sz w:val="20"/>
            <w:szCs w:val="20"/>
          </w:rPr>
          <w:t xml:space="preserve"> </w:t>
        </w:r>
        <w:proofErr w:type="spellStart"/>
        <w:r w:rsidRPr="001112C9">
          <w:rPr>
            <w:sz w:val="20"/>
            <w:szCs w:val="20"/>
          </w:rPr>
          <w:t>cần</w:t>
        </w:r>
        <w:proofErr w:type="spellEnd"/>
        <w:r w:rsidRPr="001112C9">
          <w:rPr>
            <w:sz w:val="20"/>
            <w:szCs w:val="20"/>
          </w:rPr>
          <w:t xml:space="preserve"> </w:t>
        </w:r>
        <w:proofErr w:type="spellStart"/>
        <w:r w:rsidRPr="001112C9">
          <w:rPr>
            <w:sz w:val="20"/>
            <w:szCs w:val="20"/>
          </w:rPr>
          <w:t>được</w:t>
        </w:r>
        <w:proofErr w:type="spellEnd"/>
        <w:r w:rsidRPr="001112C9">
          <w:rPr>
            <w:sz w:val="20"/>
            <w:szCs w:val="20"/>
          </w:rPr>
          <w:t xml:space="preserve"> </w:t>
        </w:r>
        <w:proofErr w:type="spellStart"/>
        <w:r w:rsidRPr="001112C9">
          <w:rPr>
            <w:sz w:val="20"/>
            <w:szCs w:val="20"/>
          </w:rPr>
          <w:t>trợ</w:t>
        </w:r>
        <w:proofErr w:type="spellEnd"/>
        <w:r w:rsidRPr="001112C9">
          <w:rPr>
            <w:sz w:val="20"/>
            <w:szCs w:val="20"/>
          </w:rPr>
          <w:t xml:space="preserve"> </w:t>
        </w:r>
        <w:proofErr w:type="spellStart"/>
        <w:r w:rsidRPr="001112C9">
          <w:rPr>
            <w:sz w:val="20"/>
            <w:szCs w:val="20"/>
          </w:rPr>
          <w:t>giúp</w:t>
        </w:r>
        <w:proofErr w:type="spellEnd"/>
        <w:r w:rsidRPr="001112C9">
          <w:rPr>
            <w:sz w:val="20"/>
            <w:szCs w:val="20"/>
          </w:rPr>
          <w:t xml:space="preserve"> </w:t>
        </w:r>
        <w:proofErr w:type="spellStart"/>
        <w:r w:rsidRPr="001112C9">
          <w:rPr>
            <w:sz w:val="20"/>
            <w:szCs w:val="20"/>
          </w:rPr>
          <w:t>để</w:t>
        </w:r>
        <w:proofErr w:type="spellEnd"/>
        <w:r w:rsidRPr="001112C9">
          <w:rPr>
            <w:sz w:val="20"/>
            <w:szCs w:val="20"/>
          </w:rPr>
          <w:t xml:space="preserve"> </w:t>
        </w:r>
        <w:proofErr w:type="spellStart"/>
        <w:r w:rsidRPr="001112C9">
          <w:rPr>
            <w:sz w:val="20"/>
            <w:szCs w:val="20"/>
          </w:rPr>
          <w:t>hiểu</w:t>
        </w:r>
        <w:proofErr w:type="spellEnd"/>
        <w:r w:rsidRPr="001112C9">
          <w:rPr>
            <w:sz w:val="20"/>
            <w:szCs w:val="20"/>
          </w:rPr>
          <w:t xml:space="preserve"> </w:t>
        </w:r>
        <w:proofErr w:type="spellStart"/>
        <w:r w:rsidRPr="001112C9">
          <w:rPr>
            <w:sz w:val="20"/>
            <w:szCs w:val="20"/>
          </w:rPr>
          <w:t>thông</w:t>
        </w:r>
        <w:proofErr w:type="spellEnd"/>
        <w:r w:rsidRPr="001112C9">
          <w:rPr>
            <w:sz w:val="20"/>
            <w:szCs w:val="20"/>
          </w:rPr>
          <w:t xml:space="preserve"> </w:t>
        </w:r>
        <w:proofErr w:type="spellStart"/>
        <w:r w:rsidRPr="001112C9">
          <w:rPr>
            <w:sz w:val="20"/>
            <w:szCs w:val="20"/>
          </w:rPr>
          <w:t>báo</w:t>
        </w:r>
        <w:proofErr w:type="spellEnd"/>
        <w:r w:rsidRPr="001112C9">
          <w:rPr>
            <w:sz w:val="20"/>
            <w:szCs w:val="20"/>
          </w:rPr>
          <w:t xml:space="preserve"> </w:t>
        </w:r>
        <w:proofErr w:type="spellStart"/>
        <w:r w:rsidRPr="001112C9">
          <w:rPr>
            <w:sz w:val="20"/>
            <w:szCs w:val="20"/>
          </w:rPr>
          <w:t>này</w:t>
        </w:r>
        <w:proofErr w:type="spellEnd"/>
        <w:r w:rsidRPr="001112C9">
          <w:rPr>
            <w:sz w:val="20"/>
            <w:szCs w:val="20"/>
          </w:rPr>
          <w:t xml:space="preserve">, </w:t>
        </w:r>
        <w:proofErr w:type="spellStart"/>
        <w:r w:rsidRPr="001112C9">
          <w:rPr>
            <w:sz w:val="20"/>
            <w:szCs w:val="20"/>
          </w:rPr>
          <w:t>vui</w:t>
        </w:r>
        <w:proofErr w:type="spellEnd"/>
        <w:r w:rsidRPr="001112C9">
          <w:rPr>
            <w:sz w:val="20"/>
            <w:szCs w:val="20"/>
          </w:rPr>
          <w:t xml:space="preserve"> </w:t>
        </w:r>
        <w:proofErr w:type="spellStart"/>
        <w:r w:rsidRPr="001112C9">
          <w:rPr>
            <w:sz w:val="20"/>
            <w:szCs w:val="20"/>
          </w:rPr>
          <w:t>lòng</w:t>
        </w:r>
        <w:proofErr w:type="spellEnd"/>
        <w:r w:rsidRPr="001112C9">
          <w:rPr>
            <w:sz w:val="20"/>
            <w:szCs w:val="20"/>
          </w:rPr>
          <w:t xml:space="preserve"> </w:t>
        </w:r>
        <w:proofErr w:type="spellStart"/>
        <w:r w:rsidRPr="001112C9">
          <w:rPr>
            <w:sz w:val="20"/>
            <w:szCs w:val="20"/>
          </w:rPr>
          <w:t>truy</w:t>
        </w:r>
        <w:proofErr w:type="spellEnd"/>
        <w:r w:rsidRPr="001112C9">
          <w:rPr>
            <w:sz w:val="20"/>
            <w:szCs w:val="20"/>
          </w:rPr>
          <w:t xml:space="preserve"> </w:t>
        </w:r>
        <w:proofErr w:type="spellStart"/>
        <w:r w:rsidRPr="001112C9">
          <w:rPr>
            <w:sz w:val="20"/>
            <w:szCs w:val="20"/>
          </w:rPr>
          <w:t>cập</w:t>
        </w:r>
        <w:proofErr w:type="spellEnd"/>
        <w:r w:rsidRPr="001112C9">
          <w:rPr>
            <w:sz w:val="20"/>
            <w:szCs w:val="20"/>
          </w:rPr>
          <w:t xml:space="preserve"> </w:t>
        </w:r>
        <w:r>
          <w:fldChar w:fldCharType="begin"/>
        </w:r>
        <w:r>
          <w:instrText>HYPERLINK "https://sunbucks.dc.gov/" \h</w:instrText>
        </w:r>
        <w:r>
          <w:fldChar w:fldCharType="separate"/>
        </w:r>
        <w:r w:rsidRPr="001112C9">
          <w:rPr>
            <w:color w:val="1155CC"/>
            <w:sz w:val="20"/>
            <w:szCs w:val="20"/>
            <w:u w:val="single"/>
          </w:rPr>
          <w:t>sunbucks.dc.gov</w:t>
        </w:r>
        <w:r>
          <w:fldChar w:fldCharType="end"/>
        </w:r>
      </w:ins>
    </w:p>
    <w:p w14:paraId="56061507" w14:textId="77777777" w:rsidR="00373B26" w:rsidRDefault="00373B26" w:rsidP="00373B26">
      <w:pPr>
        <w:spacing w:line="240" w:lineRule="auto"/>
        <w:ind w:right="135"/>
        <w:rPr>
          <w:ins w:id="327" w:author="Walker, Laura (DHS-Contractor)" w:date="2026-04-14T13:31:00Z" w16du:dateUtc="2026-04-14T17:31:00Z"/>
          <w:b/>
          <w:bCs/>
          <w:sz w:val="20"/>
          <w:szCs w:val="20"/>
          <w:lang w:val="es-ES"/>
        </w:rPr>
      </w:pPr>
      <w:ins w:id="328" w:author="Walker, Laura (DHS-Contractor)" w:date="2026-04-14T13:31:00Z" w16du:dateUtc="2026-04-14T17:31:00Z">
        <w:r>
          <w:br/>
        </w:r>
        <w:r>
          <w:br/>
        </w:r>
        <w:r w:rsidRPr="00234193">
          <w:rPr>
            <w:b/>
            <w:bCs/>
            <w:sz w:val="20"/>
            <w:szCs w:val="20"/>
            <w:lang w:val="es-ES"/>
          </w:rPr>
          <w:t xml:space="preserve">DERECHOS DE APELACIÓN DE </w:t>
        </w:r>
        <w:r>
          <w:rPr>
            <w:b/>
            <w:bCs/>
            <w:sz w:val="20"/>
            <w:szCs w:val="20"/>
            <w:lang w:val="es-ES"/>
          </w:rPr>
          <w:t xml:space="preserve">DC </w:t>
        </w:r>
        <w:r w:rsidRPr="00234193">
          <w:rPr>
            <w:b/>
            <w:bCs/>
            <w:sz w:val="20"/>
            <w:szCs w:val="20"/>
            <w:lang w:val="es-ES"/>
          </w:rPr>
          <w:t>SUN BUCKS (SUMMER EBT)</w:t>
        </w:r>
      </w:ins>
    </w:p>
    <w:p w14:paraId="42619FBC" w14:textId="77777777" w:rsidR="00373B26" w:rsidRPr="00234193" w:rsidRDefault="00373B26" w:rsidP="00373B26">
      <w:pPr>
        <w:spacing w:line="240" w:lineRule="auto"/>
        <w:ind w:right="135"/>
        <w:rPr>
          <w:ins w:id="329" w:author="Walker, Laura (DHS-Contractor)" w:date="2026-04-14T13:31:00Z" w16du:dateUtc="2026-04-14T17:31:00Z"/>
          <w:b/>
          <w:bCs/>
          <w:sz w:val="20"/>
          <w:szCs w:val="20"/>
          <w:lang w:val="es-ES"/>
        </w:rPr>
      </w:pPr>
    </w:p>
    <w:p w14:paraId="3639C23E" w14:textId="77777777" w:rsidR="00373B26" w:rsidRPr="00234193" w:rsidRDefault="00373B26" w:rsidP="00373B26">
      <w:pPr>
        <w:spacing w:line="240" w:lineRule="auto"/>
        <w:ind w:right="135"/>
        <w:rPr>
          <w:ins w:id="330" w:author="Walker, Laura (DHS-Contractor)" w:date="2026-04-14T13:31:00Z" w16du:dateUtc="2026-04-14T17:31:00Z"/>
          <w:sz w:val="20"/>
          <w:szCs w:val="20"/>
          <w:lang w:val="es-ES"/>
        </w:rPr>
      </w:pPr>
      <w:ins w:id="331" w:author="Walker, Laura (DHS-Contractor)" w:date="2026-04-14T13:31:00Z" w16du:dateUtc="2026-04-14T17:31:00Z">
        <w:r w:rsidRPr="00234193">
          <w:rPr>
            <w:sz w:val="20"/>
            <w:szCs w:val="20"/>
            <w:lang w:val="es-ES"/>
          </w:rPr>
          <w:t xml:space="preserve">Si no está de acuerdo con nuestra decisión sobre sus beneficios de </w:t>
        </w:r>
        <w:r>
          <w:rPr>
            <w:sz w:val="20"/>
            <w:szCs w:val="20"/>
            <w:lang w:val="es-ES"/>
          </w:rPr>
          <w:t xml:space="preserve">DC </w:t>
        </w:r>
        <w:r w:rsidRPr="00234193">
          <w:rPr>
            <w:sz w:val="20"/>
            <w:szCs w:val="20"/>
            <w:lang w:val="es-ES"/>
          </w:rPr>
          <w:t xml:space="preserve">SUN Bucks, tiene derecho a solicitar una audiencia imparcial. En general, puede apelar calque medida tomada por la agencia en su caso de beneficios de </w:t>
        </w:r>
        <w:r>
          <w:rPr>
            <w:sz w:val="20"/>
            <w:szCs w:val="20"/>
            <w:lang w:val="es-ES"/>
          </w:rPr>
          <w:t xml:space="preserve">DC </w:t>
        </w:r>
        <w:r w:rsidRPr="00234193">
          <w:rPr>
            <w:sz w:val="20"/>
            <w:szCs w:val="20"/>
            <w:lang w:val="es-ES"/>
          </w:rPr>
          <w:t xml:space="preserve">SUN Bucks con la que no esté de acuerdo o cualquier medida no tomada que afecte su recepción de los beneficios de </w:t>
        </w:r>
        <w:r>
          <w:rPr>
            <w:sz w:val="20"/>
            <w:szCs w:val="20"/>
            <w:lang w:val="es-ES"/>
          </w:rPr>
          <w:t xml:space="preserve">DC </w:t>
        </w:r>
        <w:r w:rsidRPr="00234193">
          <w:rPr>
            <w:sz w:val="20"/>
            <w:szCs w:val="20"/>
            <w:lang w:val="es-ES"/>
          </w:rPr>
          <w:t xml:space="preserve">SUN Bucks. Pero no necesariamente tiene derecho a apelar que sus beneficios públicos cambiaron como resultado de un cambio en la ley. Una vez que apele, puede presentarse ante un juez de derecho administrativo y explicar por qué no está de acuerdo con nuestra decisión. Es posible que tenga derecho a recibir beneficios retroactivos por </w:t>
        </w:r>
        <w:r>
          <w:rPr>
            <w:sz w:val="20"/>
            <w:szCs w:val="20"/>
            <w:lang w:val="es-ES"/>
          </w:rPr>
          <w:t xml:space="preserve">DC </w:t>
        </w:r>
        <w:r w:rsidRPr="00234193">
          <w:rPr>
            <w:sz w:val="20"/>
            <w:szCs w:val="20"/>
            <w:lang w:val="es-ES"/>
          </w:rPr>
          <w:t>SUN Bucks si la audiencia imparcial determina que no le otorgamos beneficios por el monto correcto, si posteriormente se revirtió una descalificación administrativa por violación intencional del programa, o si la audiencia imparcial determina que tiene derecho a la restauración de los beneficios perdidos.</w:t>
        </w:r>
      </w:ins>
    </w:p>
    <w:p w14:paraId="60DDA148" w14:textId="77777777" w:rsidR="00373B26" w:rsidRPr="00234193" w:rsidRDefault="00373B26" w:rsidP="00373B26">
      <w:pPr>
        <w:spacing w:line="240" w:lineRule="auto"/>
        <w:ind w:right="135"/>
        <w:rPr>
          <w:ins w:id="332" w:author="Walker, Laura (DHS-Contractor)" w:date="2026-04-14T13:31:00Z" w16du:dateUtc="2026-04-14T17:31:00Z"/>
          <w:sz w:val="20"/>
          <w:szCs w:val="20"/>
        </w:rPr>
      </w:pPr>
    </w:p>
    <w:p w14:paraId="3181426A" w14:textId="77777777" w:rsidR="00373B26" w:rsidRPr="00234193" w:rsidRDefault="00373B26" w:rsidP="00373B26">
      <w:pPr>
        <w:spacing w:line="240" w:lineRule="auto"/>
        <w:ind w:right="135"/>
        <w:rPr>
          <w:ins w:id="333" w:author="Walker, Laura (DHS-Contractor)" w:date="2026-04-14T13:31:00Z" w16du:dateUtc="2026-04-14T17:31:00Z"/>
          <w:b/>
          <w:bCs/>
          <w:sz w:val="20"/>
          <w:szCs w:val="20"/>
          <w:lang w:val="es-ES"/>
        </w:rPr>
      </w:pPr>
      <w:ins w:id="334" w:author="Walker, Laura (DHS-Contractor)" w:date="2026-04-14T13:31:00Z" w16du:dateUtc="2026-04-14T17:31:00Z">
        <w:r w:rsidRPr="00234193">
          <w:rPr>
            <w:b/>
            <w:bCs/>
            <w:sz w:val="20"/>
            <w:szCs w:val="20"/>
            <w:lang w:val="es-ES"/>
          </w:rPr>
          <w:t>Tiene 90 días a partir del 23 de agosto de 2026 para apelar la decisión indicada en el aviso que recibió. Si no apela dentro de los 90 días posteriores al 23 de agosto de 2026, puede perder su derecho a apelar.</w:t>
        </w:r>
      </w:ins>
    </w:p>
    <w:p w14:paraId="46DDAEA1" w14:textId="77777777" w:rsidR="00373B26" w:rsidRPr="00234193" w:rsidRDefault="00373B26" w:rsidP="00373B26">
      <w:pPr>
        <w:spacing w:line="240" w:lineRule="auto"/>
        <w:ind w:right="135"/>
        <w:rPr>
          <w:ins w:id="335" w:author="Walker, Laura (DHS-Contractor)" w:date="2026-04-14T13:31:00Z" w16du:dateUtc="2026-04-14T17:31:00Z"/>
          <w:sz w:val="20"/>
          <w:szCs w:val="20"/>
        </w:rPr>
      </w:pPr>
    </w:p>
    <w:p w14:paraId="41813353" w14:textId="77777777" w:rsidR="00373B26" w:rsidRPr="00234193" w:rsidRDefault="00373B26" w:rsidP="00373B26">
      <w:pPr>
        <w:spacing w:line="240" w:lineRule="auto"/>
        <w:ind w:right="135"/>
        <w:rPr>
          <w:ins w:id="336" w:author="Walker, Laura (DHS-Contractor)" w:date="2026-04-14T13:31:00Z" w16du:dateUtc="2026-04-14T17:31:00Z"/>
          <w:b/>
          <w:bCs/>
          <w:sz w:val="20"/>
          <w:szCs w:val="20"/>
          <w:lang w:val="es-ES"/>
        </w:rPr>
      </w:pPr>
      <w:ins w:id="337" w:author="Walker, Laura (DHS-Contractor)" w:date="2026-04-14T13:31:00Z" w16du:dateUtc="2026-04-14T17:31:00Z">
        <w:r w:rsidRPr="00234193">
          <w:rPr>
            <w:b/>
            <w:bCs/>
            <w:sz w:val="20"/>
            <w:szCs w:val="20"/>
            <w:lang w:val="es-ES"/>
          </w:rPr>
          <w:t>Cómo solicitar una apelación</w:t>
        </w:r>
      </w:ins>
    </w:p>
    <w:p w14:paraId="149AD304" w14:textId="77777777" w:rsidR="00373B26" w:rsidRPr="00234193" w:rsidRDefault="00373B26" w:rsidP="00373B26">
      <w:pPr>
        <w:spacing w:line="240" w:lineRule="auto"/>
        <w:ind w:right="135"/>
        <w:rPr>
          <w:ins w:id="338" w:author="Walker, Laura (DHS-Contractor)" w:date="2026-04-14T13:31:00Z" w16du:dateUtc="2026-04-14T17:31:00Z"/>
          <w:sz w:val="20"/>
          <w:szCs w:val="20"/>
        </w:rPr>
      </w:pPr>
      <w:proofErr w:type="spellStart"/>
      <w:ins w:id="339" w:author="Walker, Laura (DHS-Contractor)" w:date="2026-04-14T13:31:00Z" w16du:dateUtc="2026-04-14T17:31:00Z">
        <w:r w:rsidRPr="00234193">
          <w:rPr>
            <w:sz w:val="20"/>
            <w:szCs w:val="20"/>
          </w:rPr>
          <w:t>Puede</w:t>
        </w:r>
        <w:proofErr w:type="spellEnd"/>
        <w:r w:rsidRPr="00234193">
          <w:rPr>
            <w:sz w:val="20"/>
            <w:szCs w:val="20"/>
          </w:rPr>
          <w:t xml:space="preserve"> </w:t>
        </w:r>
        <w:proofErr w:type="spellStart"/>
        <w:r w:rsidRPr="00234193">
          <w:rPr>
            <w:sz w:val="20"/>
            <w:szCs w:val="20"/>
          </w:rPr>
          <w:t>apelar</w:t>
        </w:r>
        <w:proofErr w:type="spellEnd"/>
        <w:r w:rsidRPr="00234193">
          <w:rPr>
            <w:sz w:val="20"/>
            <w:szCs w:val="20"/>
          </w:rPr>
          <w:t xml:space="preserve"> a </w:t>
        </w:r>
        <w:proofErr w:type="spellStart"/>
        <w:r w:rsidRPr="00234193">
          <w:rPr>
            <w:sz w:val="20"/>
            <w:szCs w:val="20"/>
          </w:rPr>
          <w:t>través</w:t>
        </w:r>
        <w:proofErr w:type="spellEnd"/>
        <w:r w:rsidRPr="00234193">
          <w:rPr>
            <w:sz w:val="20"/>
            <w:szCs w:val="20"/>
          </w:rPr>
          <w:t xml:space="preserve"> de </w:t>
        </w:r>
        <w:proofErr w:type="spellStart"/>
        <w:r w:rsidRPr="00234193">
          <w:rPr>
            <w:sz w:val="20"/>
            <w:szCs w:val="20"/>
          </w:rPr>
          <w:t>cualquiera</w:t>
        </w:r>
        <w:proofErr w:type="spellEnd"/>
        <w:r w:rsidRPr="00234193">
          <w:rPr>
            <w:sz w:val="20"/>
            <w:szCs w:val="20"/>
          </w:rPr>
          <w:t xml:space="preserve"> de </w:t>
        </w:r>
        <w:proofErr w:type="spellStart"/>
        <w:r w:rsidRPr="00234193">
          <w:rPr>
            <w:sz w:val="20"/>
            <w:szCs w:val="20"/>
          </w:rPr>
          <w:t>los</w:t>
        </w:r>
        <w:proofErr w:type="spellEnd"/>
        <w:r w:rsidRPr="00234193">
          <w:rPr>
            <w:sz w:val="20"/>
            <w:szCs w:val="20"/>
          </w:rPr>
          <w:t xml:space="preserve"> </w:t>
        </w:r>
        <w:proofErr w:type="spellStart"/>
        <w:r w:rsidRPr="00234193">
          <w:rPr>
            <w:sz w:val="20"/>
            <w:szCs w:val="20"/>
          </w:rPr>
          <w:t>siguientes</w:t>
        </w:r>
        <w:proofErr w:type="spellEnd"/>
        <w:r w:rsidRPr="00234193">
          <w:rPr>
            <w:sz w:val="20"/>
            <w:szCs w:val="20"/>
          </w:rPr>
          <w:t xml:space="preserve"> </w:t>
        </w:r>
        <w:proofErr w:type="spellStart"/>
        <w:r w:rsidRPr="00234193">
          <w:rPr>
            <w:sz w:val="20"/>
            <w:szCs w:val="20"/>
          </w:rPr>
          <w:t>métodos</w:t>
        </w:r>
        <w:proofErr w:type="spellEnd"/>
        <w:r w:rsidRPr="00234193">
          <w:rPr>
            <w:sz w:val="20"/>
            <w:szCs w:val="20"/>
          </w:rPr>
          <w:t xml:space="preserve">: </w:t>
        </w:r>
      </w:ins>
    </w:p>
    <w:p w14:paraId="129E0E75" w14:textId="77777777" w:rsidR="00373B26" w:rsidRPr="00234193" w:rsidRDefault="00373B26" w:rsidP="00373B26">
      <w:pPr>
        <w:numPr>
          <w:ilvl w:val="0"/>
          <w:numId w:val="12"/>
        </w:numPr>
        <w:spacing w:line="240" w:lineRule="auto"/>
        <w:ind w:right="135"/>
        <w:rPr>
          <w:ins w:id="340" w:author="Walker, Laura (DHS-Contractor)" w:date="2026-04-14T13:31:00Z" w16du:dateUtc="2026-04-14T17:31:00Z"/>
          <w:sz w:val="20"/>
          <w:szCs w:val="20"/>
          <w:lang w:val="en-US"/>
        </w:rPr>
      </w:pPr>
      <w:ins w:id="341" w:author="Walker, Laura (DHS-Contractor)" w:date="2026-04-14T13:31:00Z" w16du:dateUtc="2026-04-14T17:31:00Z">
        <w:r w:rsidRPr="00234193">
          <w:rPr>
            <w:sz w:val="20"/>
            <w:szCs w:val="20"/>
            <w:lang w:val="es-ES"/>
          </w:rPr>
          <w:t xml:space="preserve">Llamar al centro de atención telefónica de DC SUN Bucks al </w:t>
        </w:r>
        <w:r w:rsidRPr="00234193">
          <w:rPr>
            <w:sz w:val="20"/>
            <w:szCs w:val="20"/>
            <w:lang w:val="en-US"/>
          </w:rPr>
          <w:t>(844) 811-</w:t>
        </w:r>
        <w:proofErr w:type="gramStart"/>
        <w:r w:rsidRPr="00234193">
          <w:rPr>
            <w:sz w:val="20"/>
            <w:szCs w:val="20"/>
            <w:lang w:val="en-US"/>
          </w:rPr>
          <w:t>SEBT(</w:t>
        </w:r>
        <w:proofErr w:type="gramEnd"/>
        <w:r w:rsidRPr="00234193">
          <w:rPr>
            <w:sz w:val="20"/>
            <w:szCs w:val="20"/>
            <w:lang w:val="en-US"/>
          </w:rPr>
          <w:t xml:space="preserve">7328), </w:t>
        </w:r>
        <w:r w:rsidRPr="00234193">
          <w:rPr>
            <w:sz w:val="20"/>
            <w:szCs w:val="20"/>
          </w:rPr>
          <w:t xml:space="preserve">TTY/TDD: </w:t>
        </w:r>
        <w:r w:rsidRPr="00234193">
          <w:rPr>
            <w:sz w:val="20"/>
            <w:szCs w:val="20"/>
            <w:lang w:val="en-US"/>
          </w:rPr>
          <w:t xml:space="preserve">711, </w:t>
        </w:r>
        <w:proofErr w:type="spellStart"/>
        <w:r w:rsidRPr="00234193">
          <w:rPr>
            <w:sz w:val="20"/>
            <w:szCs w:val="20"/>
            <w:lang w:val="en-US"/>
          </w:rPr>
          <w:t>durante</w:t>
        </w:r>
        <w:proofErr w:type="spellEnd"/>
        <w:r w:rsidRPr="00234193">
          <w:rPr>
            <w:sz w:val="20"/>
            <w:szCs w:val="20"/>
            <w:lang w:val="en-US"/>
          </w:rPr>
          <w:t xml:space="preserve"> </w:t>
        </w:r>
        <w:proofErr w:type="spellStart"/>
        <w:r w:rsidRPr="00234193">
          <w:rPr>
            <w:sz w:val="20"/>
            <w:szCs w:val="20"/>
            <w:lang w:val="en-US"/>
          </w:rPr>
          <w:t>su</w:t>
        </w:r>
        <w:proofErr w:type="spellEnd"/>
        <w:r w:rsidRPr="00234193">
          <w:rPr>
            <w:sz w:val="20"/>
            <w:szCs w:val="20"/>
            <w:lang w:val="en-US"/>
          </w:rPr>
          <w:t xml:space="preserve"> </w:t>
        </w:r>
        <w:proofErr w:type="spellStart"/>
        <w:r w:rsidRPr="00234193">
          <w:rPr>
            <w:sz w:val="20"/>
            <w:szCs w:val="20"/>
            <w:lang w:val="en-US"/>
          </w:rPr>
          <w:t>temporada</w:t>
        </w:r>
        <w:proofErr w:type="spellEnd"/>
        <w:r w:rsidRPr="00234193">
          <w:rPr>
            <w:sz w:val="20"/>
            <w:szCs w:val="20"/>
            <w:lang w:val="en-US"/>
          </w:rPr>
          <w:t xml:space="preserve"> operative.</w:t>
        </w:r>
      </w:ins>
    </w:p>
    <w:p w14:paraId="549D555A" w14:textId="77777777" w:rsidR="00373B26" w:rsidRPr="00234193" w:rsidRDefault="00373B26" w:rsidP="00373B26">
      <w:pPr>
        <w:numPr>
          <w:ilvl w:val="0"/>
          <w:numId w:val="12"/>
        </w:numPr>
        <w:spacing w:line="240" w:lineRule="auto"/>
        <w:ind w:right="135"/>
        <w:rPr>
          <w:ins w:id="342" w:author="Walker, Laura (DHS-Contractor)" w:date="2026-04-14T13:31:00Z" w16du:dateUtc="2026-04-14T17:31:00Z"/>
          <w:sz w:val="20"/>
          <w:szCs w:val="20"/>
          <w:lang w:val="en-US"/>
        </w:rPr>
      </w:pPr>
      <w:proofErr w:type="spellStart"/>
      <w:ins w:id="343" w:author="Walker, Laura (DHS-Contractor)" w:date="2026-04-14T13:31:00Z" w16du:dateUtc="2026-04-14T17:31:00Z">
        <w:r w:rsidRPr="00234193">
          <w:rPr>
            <w:sz w:val="20"/>
            <w:szCs w:val="20"/>
            <w:lang w:val="en-US"/>
          </w:rPr>
          <w:t>Completar</w:t>
        </w:r>
        <w:proofErr w:type="spellEnd"/>
        <w:r w:rsidRPr="00234193">
          <w:rPr>
            <w:sz w:val="20"/>
            <w:szCs w:val="20"/>
            <w:lang w:val="en-US"/>
          </w:rPr>
          <w:t xml:space="preserve"> un </w:t>
        </w:r>
        <w:proofErr w:type="spellStart"/>
        <w:r w:rsidRPr="00234193">
          <w:rPr>
            <w:sz w:val="20"/>
            <w:szCs w:val="20"/>
            <w:lang w:val="en-US"/>
          </w:rPr>
          <w:t>formulario</w:t>
        </w:r>
        <w:proofErr w:type="spellEnd"/>
        <w:r w:rsidRPr="00234193">
          <w:rPr>
            <w:sz w:val="20"/>
            <w:szCs w:val="20"/>
            <w:lang w:val="en-US"/>
          </w:rPr>
          <w:t xml:space="preserve"> de </w:t>
        </w:r>
        <w:proofErr w:type="spellStart"/>
        <w:r w:rsidRPr="00234193">
          <w:rPr>
            <w:sz w:val="20"/>
            <w:szCs w:val="20"/>
            <w:lang w:val="en-US"/>
          </w:rPr>
          <w:t>solicitud</w:t>
        </w:r>
        <w:proofErr w:type="spellEnd"/>
        <w:r w:rsidRPr="00234193">
          <w:rPr>
            <w:sz w:val="20"/>
            <w:szCs w:val="20"/>
            <w:lang w:val="en-US"/>
          </w:rPr>
          <w:t xml:space="preserve"> de audiencia y </w:t>
        </w:r>
        <w:proofErr w:type="spellStart"/>
        <w:r w:rsidRPr="00234193">
          <w:rPr>
            <w:sz w:val="20"/>
            <w:szCs w:val="20"/>
            <w:lang w:val="en-US"/>
          </w:rPr>
          <w:t>enviarlo</w:t>
        </w:r>
        <w:proofErr w:type="spellEnd"/>
        <w:r w:rsidRPr="00234193">
          <w:rPr>
            <w:sz w:val="20"/>
            <w:szCs w:val="20"/>
            <w:lang w:val="en-US"/>
          </w:rPr>
          <w:t xml:space="preserve"> </w:t>
        </w:r>
        <w:proofErr w:type="spellStart"/>
        <w:r w:rsidRPr="00234193">
          <w:rPr>
            <w:sz w:val="20"/>
            <w:szCs w:val="20"/>
            <w:lang w:val="en-US"/>
          </w:rPr>
          <w:t>por</w:t>
        </w:r>
        <w:proofErr w:type="spellEnd"/>
        <w:r w:rsidRPr="00234193">
          <w:rPr>
            <w:sz w:val="20"/>
            <w:szCs w:val="20"/>
            <w:lang w:val="en-US"/>
          </w:rPr>
          <w:t xml:space="preserve"> fax </w:t>
        </w:r>
        <w:proofErr w:type="spellStart"/>
        <w:r w:rsidRPr="00234193">
          <w:rPr>
            <w:sz w:val="20"/>
            <w:szCs w:val="20"/>
            <w:lang w:val="en-US"/>
          </w:rPr>
          <w:t>al</w:t>
        </w:r>
        <w:proofErr w:type="spellEnd"/>
        <w:r w:rsidRPr="00234193">
          <w:rPr>
            <w:sz w:val="20"/>
            <w:szCs w:val="20"/>
            <w:lang w:val="en-US"/>
          </w:rPr>
          <w:t xml:space="preserve"> (202) 724-2041, TTY/TDD: 711, o </w:t>
        </w:r>
        <w:proofErr w:type="spellStart"/>
        <w:r w:rsidRPr="00234193">
          <w:rPr>
            <w:sz w:val="20"/>
            <w:szCs w:val="20"/>
            <w:lang w:val="en-US"/>
          </w:rPr>
          <w:t>por</w:t>
        </w:r>
        <w:proofErr w:type="spellEnd"/>
        <w:r w:rsidRPr="00234193">
          <w:rPr>
            <w:sz w:val="20"/>
            <w:szCs w:val="20"/>
            <w:lang w:val="en-US"/>
          </w:rPr>
          <w:t xml:space="preserve"> </w:t>
        </w:r>
        <w:proofErr w:type="spellStart"/>
        <w:r w:rsidRPr="00234193">
          <w:rPr>
            <w:sz w:val="20"/>
            <w:szCs w:val="20"/>
            <w:lang w:val="en-US"/>
          </w:rPr>
          <w:t>correo</w:t>
        </w:r>
        <w:proofErr w:type="spellEnd"/>
        <w:r w:rsidRPr="00234193">
          <w:rPr>
            <w:sz w:val="20"/>
            <w:szCs w:val="20"/>
            <w:lang w:val="en-US"/>
          </w:rPr>
          <w:t xml:space="preserve"> </w:t>
        </w:r>
        <w:proofErr w:type="spellStart"/>
        <w:r w:rsidRPr="00234193">
          <w:rPr>
            <w:sz w:val="20"/>
            <w:szCs w:val="20"/>
            <w:lang w:val="en-US"/>
          </w:rPr>
          <w:t>electrónico</w:t>
        </w:r>
        <w:proofErr w:type="spellEnd"/>
        <w:r w:rsidRPr="00234193">
          <w:rPr>
            <w:sz w:val="20"/>
            <w:szCs w:val="20"/>
            <w:lang w:val="en-US"/>
          </w:rPr>
          <w:t xml:space="preserve"> a DC.OARA@DC.GOV</w:t>
        </w:r>
      </w:ins>
    </w:p>
    <w:p w14:paraId="32E03609" w14:textId="77777777" w:rsidR="00373B26" w:rsidRPr="00234193" w:rsidRDefault="00373B26" w:rsidP="00373B26">
      <w:pPr>
        <w:numPr>
          <w:ilvl w:val="0"/>
          <w:numId w:val="12"/>
        </w:numPr>
        <w:spacing w:line="240" w:lineRule="auto"/>
        <w:ind w:right="135"/>
        <w:rPr>
          <w:ins w:id="344" w:author="Walker, Laura (DHS-Contractor)" w:date="2026-04-14T13:31:00Z" w16du:dateUtc="2026-04-14T17:31:00Z"/>
          <w:sz w:val="20"/>
          <w:szCs w:val="20"/>
          <w:lang w:val="en-US"/>
        </w:rPr>
      </w:pPr>
      <w:proofErr w:type="spellStart"/>
      <w:ins w:id="345" w:author="Walker, Laura (DHS-Contractor)" w:date="2026-04-14T13:31:00Z" w16du:dateUtc="2026-04-14T17:31:00Z">
        <w:r w:rsidRPr="00234193">
          <w:rPr>
            <w:sz w:val="20"/>
            <w:szCs w:val="20"/>
            <w:lang w:val="en-US"/>
          </w:rPr>
          <w:t>Ir</w:t>
        </w:r>
        <w:proofErr w:type="spellEnd"/>
        <w:r w:rsidRPr="00234193">
          <w:rPr>
            <w:sz w:val="20"/>
            <w:szCs w:val="20"/>
            <w:lang w:val="en-US"/>
          </w:rPr>
          <w:t xml:space="preserve"> al </w:t>
        </w:r>
        <w:proofErr w:type="spellStart"/>
        <w:r w:rsidRPr="00234193">
          <w:rPr>
            <w:sz w:val="20"/>
            <w:szCs w:val="20"/>
            <w:lang w:val="en-US"/>
          </w:rPr>
          <w:t>centro</w:t>
        </w:r>
        <w:proofErr w:type="spellEnd"/>
        <w:r w:rsidRPr="00234193">
          <w:rPr>
            <w:sz w:val="20"/>
            <w:szCs w:val="20"/>
            <w:lang w:val="en-US"/>
          </w:rPr>
          <w:t xml:space="preserve"> de </w:t>
        </w:r>
        <w:proofErr w:type="spellStart"/>
        <w:r w:rsidRPr="00234193">
          <w:rPr>
            <w:sz w:val="20"/>
            <w:szCs w:val="20"/>
            <w:lang w:val="en-US"/>
          </w:rPr>
          <w:t>recursos</w:t>
        </w:r>
        <w:proofErr w:type="spellEnd"/>
        <w:r w:rsidRPr="00234193">
          <w:rPr>
            <w:sz w:val="20"/>
            <w:szCs w:val="20"/>
            <w:lang w:val="en-US"/>
          </w:rPr>
          <w:t xml:space="preserve"> de la </w:t>
        </w:r>
        <w:proofErr w:type="spellStart"/>
        <w:r w:rsidRPr="00234193">
          <w:rPr>
            <w:sz w:val="20"/>
            <w:szCs w:val="20"/>
            <w:lang w:val="en-US"/>
          </w:rPr>
          <w:t>Oficina</w:t>
        </w:r>
        <w:proofErr w:type="spellEnd"/>
        <w:r w:rsidRPr="00234193">
          <w:rPr>
            <w:sz w:val="20"/>
            <w:szCs w:val="20"/>
            <w:lang w:val="en-US"/>
          </w:rPr>
          <w:t xml:space="preserve"> de Audiencias </w:t>
        </w:r>
        <w:proofErr w:type="spellStart"/>
        <w:r w:rsidRPr="00234193">
          <w:rPr>
            <w:sz w:val="20"/>
            <w:szCs w:val="20"/>
            <w:lang w:val="en-US"/>
          </w:rPr>
          <w:t>Administrativas</w:t>
        </w:r>
        <w:proofErr w:type="spellEnd"/>
        <w:r w:rsidRPr="00234193">
          <w:rPr>
            <w:sz w:val="20"/>
            <w:szCs w:val="20"/>
            <w:lang w:val="en-US"/>
          </w:rPr>
          <w:t xml:space="preserve">, </w:t>
        </w:r>
        <w:proofErr w:type="spellStart"/>
        <w:r w:rsidRPr="00234193">
          <w:rPr>
            <w:sz w:val="20"/>
            <w:szCs w:val="20"/>
            <w:lang w:val="en-US"/>
          </w:rPr>
          <w:t>ubicado</w:t>
        </w:r>
        <w:proofErr w:type="spellEnd"/>
        <w:r w:rsidRPr="00234193">
          <w:rPr>
            <w:sz w:val="20"/>
            <w:szCs w:val="20"/>
            <w:lang w:val="en-US"/>
          </w:rPr>
          <w:t xml:space="preserve"> </w:t>
        </w:r>
        <w:proofErr w:type="spellStart"/>
        <w:r w:rsidRPr="00234193">
          <w:rPr>
            <w:sz w:val="20"/>
            <w:szCs w:val="20"/>
            <w:lang w:val="en-US"/>
          </w:rPr>
          <w:t>en</w:t>
        </w:r>
        <w:proofErr w:type="spellEnd"/>
        <w:r w:rsidRPr="00234193">
          <w:rPr>
            <w:sz w:val="20"/>
            <w:szCs w:val="20"/>
            <w:lang w:val="en-US"/>
          </w:rPr>
          <w:t xml:space="preserve"> 441 4th Street NW, Suite 450-North, Washington, DC 20001 y </w:t>
        </w:r>
        <w:proofErr w:type="spellStart"/>
        <w:r w:rsidRPr="00234193">
          <w:rPr>
            <w:sz w:val="20"/>
            <w:szCs w:val="20"/>
            <w:lang w:val="en-US"/>
          </w:rPr>
          <w:t>completar</w:t>
        </w:r>
        <w:proofErr w:type="spellEnd"/>
        <w:r w:rsidRPr="00234193">
          <w:rPr>
            <w:sz w:val="20"/>
            <w:szCs w:val="20"/>
            <w:lang w:val="en-US"/>
          </w:rPr>
          <w:t xml:space="preserve"> un </w:t>
        </w:r>
        <w:proofErr w:type="spellStart"/>
        <w:r w:rsidRPr="00234193">
          <w:rPr>
            <w:sz w:val="20"/>
            <w:szCs w:val="20"/>
            <w:lang w:val="en-US"/>
          </w:rPr>
          <w:t>formulario</w:t>
        </w:r>
        <w:proofErr w:type="spellEnd"/>
        <w:r w:rsidRPr="00234193">
          <w:rPr>
            <w:sz w:val="20"/>
            <w:szCs w:val="20"/>
            <w:lang w:val="en-US"/>
          </w:rPr>
          <w:t xml:space="preserve"> de </w:t>
        </w:r>
        <w:proofErr w:type="spellStart"/>
        <w:r w:rsidRPr="00234193">
          <w:rPr>
            <w:sz w:val="20"/>
            <w:szCs w:val="20"/>
            <w:lang w:val="en-US"/>
          </w:rPr>
          <w:t>Solicitud</w:t>
        </w:r>
        <w:proofErr w:type="spellEnd"/>
        <w:r w:rsidRPr="00234193">
          <w:rPr>
            <w:sz w:val="20"/>
            <w:szCs w:val="20"/>
            <w:lang w:val="en-US"/>
          </w:rPr>
          <w:t xml:space="preserve"> de audiencia </w:t>
        </w:r>
        <w:proofErr w:type="spellStart"/>
        <w:r w:rsidRPr="00234193">
          <w:rPr>
            <w:sz w:val="20"/>
            <w:szCs w:val="20"/>
            <w:lang w:val="en-US"/>
          </w:rPr>
          <w:t>sobre</w:t>
        </w:r>
        <w:proofErr w:type="spellEnd"/>
        <w:r w:rsidRPr="00234193">
          <w:rPr>
            <w:sz w:val="20"/>
            <w:szCs w:val="20"/>
            <w:lang w:val="en-US"/>
          </w:rPr>
          <w:t xml:space="preserve"> </w:t>
        </w:r>
        <w:proofErr w:type="spellStart"/>
        <w:r w:rsidRPr="00234193">
          <w:rPr>
            <w:sz w:val="20"/>
            <w:szCs w:val="20"/>
            <w:lang w:val="en-US"/>
          </w:rPr>
          <w:t>beneficios</w:t>
        </w:r>
        <w:proofErr w:type="spellEnd"/>
        <w:r w:rsidRPr="00234193">
          <w:rPr>
            <w:sz w:val="20"/>
            <w:szCs w:val="20"/>
            <w:lang w:val="en-US"/>
          </w:rPr>
          <w:t xml:space="preserve"> del Departamento de </w:t>
        </w:r>
        <w:proofErr w:type="spellStart"/>
        <w:r w:rsidRPr="00234193">
          <w:rPr>
            <w:sz w:val="20"/>
            <w:szCs w:val="20"/>
            <w:lang w:val="en-US"/>
          </w:rPr>
          <w:t>Servicios</w:t>
        </w:r>
        <w:proofErr w:type="spellEnd"/>
        <w:r w:rsidRPr="00234193">
          <w:rPr>
            <w:sz w:val="20"/>
            <w:szCs w:val="20"/>
            <w:lang w:val="en-US"/>
          </w:rPr>
          <w:t xml:space="preserve"> Humanos (DHS) del Distrito de Columbia ("Distrito" o "DC").</w:t>
        </w:r>
      </w:ins>
    </w:p>
    <w:p w14:paraId="5E85D707" w14:textId="77777777" w:rsidR="00373B26" w:rsidRPr="00234193" w:rsidRDefault="00373B26" w:rsidP="00373B26">
      <w:pPr>
        <w:numPr>
          <w:ilvl w:val="0"/>
          <w:numId w:val="12"/>
        </w:numPr>
        <w:spacing w:line="240" w:lineRule="auto"/>
        <w:ind w:right="135"/>
        <w:rPr>
          <w:ins w:id="346" w:author="Walker, Laura (DHS-Contractor)" w:date="2026-04-14T13:31:00Z" w16du:dateUtc="2026-04-14T17:31:00Z"/>
          <w:sz w:val="20"/>
          <w:szCs w:val="20"/>
          <w:lang w:val="en-US"/>
        </w:rPr>
      </w:pPr>
      <w:ins w:id="347" w:author="Walker, Laura (DHS-Contractor)" w:date="2026-04-14T13:31:00Z" w16du:dateUtc="2026-04-14T17:31:00Z">
        <w:r w:rsidRPr="00234193">
          <w:rPr>
            <w:sz w:val="20"/>
            <w:szCs w:val="20"/>
            <w:lang w:val="en-US"/>
          </w:rPr>
          <w:lastRenderedPageBreak/>
          <w:t xml:space="preserve">Al </w:t>
        </w:r>
        <w:proofErr w:type="spellStart"/>
        <w:r w:rsidRPr="00234193">
          <w:rPr>
            <w:sz w:val="20"/>
            <w:szCs w:val="20"/>
            <w:lang w:val="en-US"/>
          </w:rPr>
          <w:t>hacer</w:t>
        </w:r>
        <w:proofErr w:type="spellEnd"/>
        <w:r w:rsidRPr="00234193">
          <w:rPr>
            <w:sz w:val="20"/>
            <w:szCs w:val="20"/>
            <w:lang w:val="en-US"/>
          </w:rPr>
          <w:t xml:space="preserve"> </w:t>
        </w:r>
        <w:proofErr w:type="spellStart"/>
        <w:r w:rsidRPr="00234193">
          <w:rPr>
            <w:sz w:val="20"/>
            <w:szCs w:val="20"/>
            <w:lang w:val="en-US"/>
          </w:rPr>
          <w:t>que</w:t>
        </w:r>
        <w:proofErr w:type="spellEnd"/>
        <w:r w:rsidRPr="00234193">
          <w:rPr>
            <w:sz w:val="20"/>
            <w:szCs w:val="20"/>
            <w:lang w:val="en-US"/>
          </w:rPr>
          <w:t xml:space="preserve"> un </w:t>
        </w:r>
        <w:proofErr w:type="spellStart"/>
        <w:r w:rsidRPr="00234193">
          <w:rPr>
            <w:sz w:val="20"/>
            <w:szCs w:val="20"/>
            <w:lang w:val="en-US"/>
          </w:rPr>
          <w:t>representante</w:t>
        </w:r>
        <w:proofErr w:type="spellEnd"/>
        <w:r w:rsidRPr="00234193">
          <w:rPr>
            <w:sz w:val="20"/>
            <w:szCs w:val="20"/>
            <w:lang w:val="en-US"/>
          </w:rPr>
          <w:t xml:space="preserve"> </w:t>
        </w:r>
        <w:proofErr w:type="spellStart"/>
        <w:r w:rsidRPr="00234193">
          <w:rPr>
            <w:sz w:val="20"/>
            <w:szCs w:val="20"/>
            <w:lang w:val="en-US"/>
          </w:rPr>
          <w:t>solicite</w:t>
        </w:r>
        <w:proofErr w:type="spellEnd"/>
        <w:r w:rsidRPr="00234193">
          <w:rPr>
            <w:sz w:val="20"/>
            <w:szCs w:val="20"/>
            <w:lang w:val="en-US"/>
          </w:rPr>
          <w:t xml:space="preserve"> </w:t>
        </w:r>
        <w:proofErr w:type="spellStart"/>
        <w:r w:rsidRPr="00234193">
          <w:rPr>
            <w:sz w:val="20"/>
            <w:szCs w:val="20"/>
            <w:lang w:val="en-US"/>
          </w:rPr>
          <w:t>una</w:t>
        </w:r>
        <w:proofErr w:type="spellEnd"/>
        <w:r w:rsidRPr="00234193">
          <w:rPr>
            <w:sz w:val="20"/>
            <w:szCs w:val="20"/>
            <w:lang w:val="en-US"/>
          </w:rPr>
          <w:t xml:space="preserve"> audiencia para </w:t>
        </w:r>
        <w:proofErr w:type="spellStart"/>
        <w:r w:rsidRPr="00234193">
          <w:rPr>
            <w:sz w:val="20"/>
            <w:szCs w:val="20"/>
            <w:lang w:val="en-US"/>
          </w:rPr>
          <w:t>usted</w:t>
        </w:r>
        <w:proofErr w:type="spellEnd"/>
        <w:r w:rsidRPr="00234193">
          <w:rPr>
            <w:sz w:val="20"/>
            <w:szCs w:val="20"/>
            <w:lang w:val="en-US"/>
          </w:rPr>
          <w:t xml:space="preserve">. Si </w:t>
        </w:r>
        <w:proofErr w:type="spellStart"/>
        <w:r w:rsidRPr="00234193">
          <w:rPr>
            <w:sz w:val="20"/>
            <w:szCs w:val="20"/>
            <w:lang w:val="en-US"/>
          </w:rPr>
          <w:t>su</w:t>
        </w:r>
        <w:proofErr w:type="spellEnd"/>
        <w:r w:rsidRPr="00234193">
          <w:rPr>
            <w:sz w:val="20"/>
            <w:szCs w:val="20"/>
            <w:lang w:val="en-US"/>
          </w:rPr>
          <w:t xml:space="preserve"> </w:t>
        </w:r>
        <w:proofErr w:type="spellStart"/>
        <w:r w:rsidRPr="00234193">
          <w:rPr>
            <w:sz w:val="20"/>
            <w:szCs w:val="20"/>
            <w:lang w:val="en-US"/>
          </w:rPr>
          <w:t>representante</w:t>
        </w:r>
        <w:proofErr w:type="spellEnd"/>
        <w:r w:rsidRPr="00234193">
          <w:rPr>
            <w:sz w:val="20"/>
            <w:szCs w:val="20"/>
            <w:lang w:val="en-US"/>
          </w:rPr>
          <w:t xml:space="preserve"> no es abogado, </w:t>
        </w:r>
        <w:proofErr w:type="spellStart"/>
        <w:r w:rsidRPr="00234193">
          <w:rPr>
            <w:sz w:val="20"/>
            <w:szCs w:val="20"/>
            <w:lang w:val="en-US"/>
          </w:rPr>
          <w:t>deberá</w:t>
        </w:r>
        <w:proofErr w:type="spellEnd"/>
        <w:r w:rsidRPr="00234193">
          <w:rPr>
            <w:sz w:val="20"/>
            <w:szCs w:val="20"/>
            <w:lang w:val="en-US"/>
          </w:rPr>
          <w:t xml:space="preserve"> </w:t>
        </w:r>
        <w:proofErr w:type="spellStart"/>
        <w:r w:rsidRPr="00234193">
          <w:rPr>
            <w:sz w:val="20"/>
            <w:szCs w:val="20"/>
            <w:lang w:val="en-US"/>
          </w:rPr>
          <w:t>presentar</w:t>
        </w:r>
        <w:proofErr w:type="spellEnd"/>
        <w:r w:rsidRPr="00234193">
          <w:rPr>
            <w:sz w:val="20"/>
            <w:szCs w:val="20"/>
            <w:lang w:val="en-US"/>
          </w:rPr>
          <w:t xml:space="preserve"> </w:t>
        </w:r>
        <w:proofErr w:type="spellStart"/>
        <w:r w:rsidRPr="00234193">
          <w:rPr>
            <w:sz w:val="20"/>
            <w:szCs w:val="20"/>
            <w:lang w:val="en-US"/>
          </w:rPr>
          <w:t>una</w:t>
        </w:r>
        <w:proofErr w:type="spellEnd"/>
        <w:r w:rsidRPr="00234193">
          <w:rPr>
            <w:sz w:val="20"/>
            <w:szCs w:val="20"/>
            <w:lang w:val="en-US"/>
          </w:rPr>
          <w:t xml:space="preserve"> </w:t>
        </w:r>
        <w:proofErr w:type="spellStart"/>
        <w:r w:rsidRPr="00234193">
          <w:rPr>
            <w:sz w:val="20"/>
            <w:szCs w:val="20"/>
            <w:lang w:val="en-US"/>
          </w:rPr>
          <w:t>autorización</w:t>
        </w:r>
        <w:proofErr w:type="spellEnd"/>
        <w:r w:rsidRPr="00234193">
          <w:rPr>
            <w:sz w:val="20"/>
            <w:szCs w:val="20"/>
            <w:lang w:val="en-US"/>
          </w:rPr>
          <w:t xml:space="preserve"> </w:t>
        </w:r>
        <w:proofErr w:type="spellStart"/>
        <w:r w:rsidRPr="00234193">
          <w:rPr>
            <w:sz w:val="20"/>
            <w:szCs w:val="20"/>
            <w:lang w:val="en-US"/>
          </w:rPr>
          <w:t>escrita</w:t>
        </w:r>
        <w:proofErr w:type="spellEnd"/>
        <w:r w:rsidRPr="00234193">
          <w:rPr>
            <w:sz w:val="20"/>
            <w:szCs w:val="20"/>
            <w:lang w:val="en-US"/>
          </w:rPr>
          <w:t xml:space="preserve"> </w:t>
        </w:r>
        <w:proofErr w:type="spellStart"/>
        <w:r w:rsidRPr="00234193">
          <w:rPr>
            <w:sz w:val="20"/>
            <w:szCs w:val="20"/>
            <w:lang w:val="en-US"/>
          </w:rPr>
          <w:t>firmada</w:t>
        </w:r>
        <w:proofErr w:type="spellEnd"/>
        <w:r w:rsidRPr="00234193">
          <w:rPr>
            <w:sz w:val="20"/>
            <w:szCs w:val="20"/>
            <w:lang w:val="en-US"/>
          </w:rPr>
          <w:t xml:space="preserve"> </w:t>
        </w:r>
        <w:proofErr w:type="spellStart"/>
        <w:r w:rsidRPr="00234193">
          <w:rPr>
            <w:sz w:val="20"/>
            <w:szCs w:val="20"/>
            <w:lang w:val="en-US"/>
          </w:rPr>
          <w:t>por</w:t>
        </w:r>
        <w:proofErr w:type="spellEnd"/>
        <w:r w:rsidRPr="00234193">
          <w:rPr>
            <w:sz w:val="20"/>
            <w:szCs w:val="20"/>
            <w:lang w:val="en-US"/>
          </w:rPr>
          <w:t xml:space="preserve"> </w:t>
        </w:r>
        <w:proofErr w:type="spellStart"/>
        <w:r w:rsidRPr="00234193">
          <w:rPr>
            <w:sz w:val="20"/>
            <w:szCs w:val="20"/>
            <w:lang w:val="en-US"/>
          </w:rPr>
          <w:t>usted</w:t>
        </w:r>
        <w:proofErr w:type="spellEnd"/>
        <w:r w:rsidRPr="00234193">
          <w:rPr>
            <w:sz w:val="20"/>
            <w:szCs w:val="20"/>
            <w:lang w:val="en-US"/>
          </w:rPr>
          <w:t xml:space="preserve"> </w:t>
        </w:r>
        <w:proofErr w:type="spellStart"/>
        <w:r w:rsidRPr="00234193">
          <w:rPr>
            <w:sz w:val="20"/>
            <w:szCs w:val="20"/>
            <w:lang w:val="en-US"/>
          </w:rPr>
          <w:t>donde</w:t>
        </w:r>
        <w:proofErr w:type="spellEnd"/>
        <w:r w:rsidRPr="00234193">
          <w:rPr>
            <w:sz w:val="20"/>
            <w:szCs w:val="20"/>
            <w:lang w:val="en-US"/>
          </w:rPr>
          <w:t xml:space="preserve"> </w:t>
        </w:r>
        <w:proofErr w:type="spellStart"/>
        <w:r w:rsidRPr="00234193">
          <w:rPr>
            <w:sz w:val="20"/>
            <w:szCs w:val="20"/>
            <w:lang w:val="en-US"/>
          </w:rPr>
          <w:t>autoriza</w:t>
        </w:r>
        <w:proofErr w:type="spellEnd"/>
        <w:r w:rsidRPr="00234193">
          <w:rPr>
            <w:sz w:val="20"/>
            <w:szCs w:val="20"/>
            <w:lang w:val="en-US"/>
          </w:rPr>
          <w:t xml:space="preserve"> </w:t>
        </w:r>
        <w:proofErr w:type="spellStart"/>
        <w:r w:rsidRPr="00234193">
          <w:rPr>
            <w:sz w:val="20"/>
            <w:szCs w:val="20"/>
            <w:lang w:val="en-US"/>
          </w:rPr>
          <w:t>que</w:t>
        </w:r>
        <w:proofErr w:type="spellEnd"/>
        <w:r w:rsidRPr="00234193">
          <w:rPr>
            <w:sz w:val="20"/>
            <w:szCs w:val="20"/>
            <w:lang w:val="en-US"/>
          </w:rPr>
          <w:t xml:space="preserve"> le </w:t>
        </w:r>
        <w:proofErr w:type="spellStart"/>
        <w:r w:rsidRPr="00234193">
          <w:rPr>
            <w:sz w:val="20"/>
            <w:szCs w:val="20"/>
            <w:lang w:val="en-US"/>
          </w:rPr>
          <w:t>represente</w:t>
        </w:r>
        <w:proofErr w:type="spellEnd"/>
        <w:r w:rsidRPr="00234193">
          <w:rPr>
            <w:sz w:val="20"/>
            <w:szCs w:val="20"/>
            <w:lang w:val="en-US"/>
          </w:rPr>
          <w:t>.</w:t>
        </w:r>
      </w:ins>
    </w:p>
    <w:p w14:paraId="4F9706A0" w14:textId="77777777" w:rsidR="00373B26" w:rsidRPr="00234193" w:rsidRDefault="00373B26" w:rsidP="00373B26">
      <w:pPr>
        <w:spacing w:line="240" w:lineRule="auto"/>
        <w:ind w:right="135"/>
        <w:rPr>
          <w:ins w:id="348" w:author="Walker, Laura (DHS-Contractor)" w:date="2026-04-14T13:31:00Z" w16du:dateUtc="2026-04-14T17:31:00Z"/>
          <w:sz w:val="20"/>
          <w:szCs w:val="20"/>
        </w:rPr>
      </w:pPr>
    </w:p>
    <w:p w14:paraId="6FE61538" w14:textId="77777777" w:rsidR="00373B26" w:rsidRPr="00234193" w:rsidRDefault="00373B26" w:rsidP="00373B26">
      <w:pPr>
        <w:spacing w:line="240" w:lineRule="auto"/>
        <w:ind w:right="135"/>
        <w:rPr>
          <w:ins w:id="349" w:author="Walker, Laura (DHS-Contractor)" w:date="2026-04-14T13:31:00Z" w16du:dateUtc="2026-04-14T17:31:00Z"/>
          <w:b/>
          <w:bCs/>
          <w:sz w:val="20"/>
          <w:szCs w:val="20"/>
        </w:rPr>
      </w:pPr>
      <w:ins w:id="350" w:author="Walker, Laura (DHS-Contractor)" w:date="2026-04-14T13:31:00Z" w16du:dateUtc="2026-04-14T17:31:00Z">
        <w:r w:rsidRPr="00234193">
          <w:rPr>
            <w:b/>
            <w:bCs/>
            <w:sz w:val="20"/>
            <w:szCs w:val="20"/>
          </w:rPr>
          <w:t>¿</w:t>
        </w:r>
        <w:proofErr w:type="spellStart"/>
        <w:r w:rsidRPr="00234193">
          <w:rPr>
            <w:b/>
            <w:bCs/>
            <w:sz w:val="20"/>
            <w:szCs w:val="20"/>
          </w:rPr>
          <w:t>Qué</w:t>
        </w:r>
        <w:proofErr w:type="spellEnd"/>
        <w:r w:rsidRPr="00234193">
          <w:rPr>
            <w:b/>
            <w:bCs/>
            <w:sz w:val="20"/>
            <w:szCs w:val="20"/>
          </w:rPr>
          <w:t xml:space="preserve"> </w:t>
        </w:r>
        <w:proofErr w:type="spellStart"/>
        <w:r w:rsidRPr="00234193">
          <w:rPr>
            <w:b/>
            <w:bCs/>
            <w:sz w:val="20"/>
            <w:szCs w:val="20"/>
          </w:rPr>
          <w:t>sucede</w:t>
        </w:r>
        <w:proofErr w:type="spellEnd"/>
        <w:r w:rsidRPr="00234193">
          <w:rPr>
            <w:b/>
            <w:bCs/>
            <w:sz w:val="20"/>
            <w:szCs w:val="20"/>
          </w:rPr>
          <w:t xml:space="preserve"> </w:t>
        </w:r>
        <w:proofErr w:type="spellStart"/>
        <w:r w:rsidRPr="00234193">
          <w:rPr>
            <w:b/>
            <w:bCs/>
            <w:sz w:val="20"/>
            <w:szCs w:val="20"/>
          </w:rPr>
          <w:t>cuando</w:t>
        </w:r>
        <w:proofErr w:type="spellEnd"/>
        <w:r w:rsidRPr="00234193">
          <w:rPr>
            <w:b/>
            <w:bCs/>
            <w:sz w:val="20"/>
            <w:szCs w:val="20"/>
          </w:rPr>
          <w:t xml:space="preserve"> se </w:t>
        </w:r>
        <w:proofErr w:type="spellStart"/>
        <w:r w:rsidRPr="00234193">
          <w:rPr>
            <w:b/>
            <w:bCs/>
            <w:sz w:val="20"/>
            <w:szCs w:val="20"/>
          </w:rPr>
          <w:t>apela</w:t>
        </w:r>
        <w:proofErr w:type="spellEnd"/>
        <w:r w:rsidRPr="00234193">
          <w:rPr>
            <w:b/>
            <w:bCs/>
            <w:sz w:val="20"/>
            <w:szCs w:val="20"/>
          </w:rPr>
          <w:t>?</w:t>
        </w:r>
      </w:ins>
    </w:p>
    <w:p w14:paraId="68C8F12A" w14:textId="77777777" w:rsidR="00373B26" w:rsidRPr="00234193" w:rsidRDefault="00373B26" w:rsidP="00373B26">
      <w:pPr>
        <w:numPr>
          <w:ilvl w:val="0"/>
          <w:numId w:val="11"/>
        </w:numPr>
        <w:spacing w:line="240" w:lineRule="auto"/>
        <w:ind w:right="135"/>
        <w:rPr>
          <w:ins w:id="351" w:author="Walker, Laura (DHS-Contractor)" w:date="2026-04-14T13:31:00Z" w16du:dateUtc="2026-04-14T17:31:00Z"/>
          <w:sz w:val="20"/>
          <w:szCs w:val="20"/>
          <w:lang w:val="en-US"/>
        </w:rPr>
      </w:pPr>
      <w:proofErr w:type="spellStart"/>
      <w:ins w:id="352" w:author="Walker, Laura (DHS-Contractor)" w:date="2026-04-14T13:31:00Z" w16du:dateUtc="2026-04-14T17:31:00Z">
        <w:r w:rsidRPr="00234193">
          <w:rPr>
            <w:sz w:val="20"/>
            <w:szCs w:val="20"/>
            <w:lang w:val="en-US"/>
          </w:rPr>
          <w:t>Reconsideración</w:t>
        </w:r>
        <w:proofErr w:type="spellEnd"/>
        <w:r w:rsidRPr="00234193">
          <w:rPr>
            <w:sz w:val="20"/>
            <w:szCs w:val="20"/>
            <w:lang w:val="en-US"/>
          </w:rPr>
          <w:t xml:space="preserve"> </w:t>
        </w:r>
        <w:proofErr w:type="spellStart"/>
        <w:r w:rsidRPr="00234193">
          <w:rPr>
            <w:sz w:val="20"/>
            <w:szCs w:val="20"/>
            <w:lang w:val="en-US"/>
          </w:rPr>
          <w:t>administrativa</w:t>
        </w:r>
        <w:proofErr w:type="spellEnd"/>
        <w:r w:rsidRPr="00234193">
          <w:rPr>
            <w:sz w:val="20"/>
            <w:szCs w:val="20"/>
            <w:lang w:val="en-US"/>
          </w:rPr>
          <w:t xml:space="preserve">: Una </w:t>
        </w:r>
        <w:proofErr w:type="spellStart"/>
        <w:r w:rsidRPr="00234193">
          <w:rPr>
            <w:sz w:val="20"/>
            <w:szCs w:val="20"/>
            <w:lang w:val="en-US"/>
          </w:rPr>
          <w:t>vez</w:t>
        </w:r>
        <w:proofErr w:type="spellEnd"/>
        <w:r w:rsidRPr="00234193">
          <w:rPr>
            <w:sz w:val="20"/>
            <w:szCs w:val="20"/>
            <w:lang w:val="en-US"/>
          </w:rPr>
          <w:t xml:space="preserve"> </w:t>
        </w:r>
        <w:proofErr w:type="spellStart"/>
        <w:r w:rsidRPr="00234193">
          <w:rPr>
            <w:sz w:val="20"/>
            <w:szCs w:val="20"/>
            <w:lang w:val="en-US"/>
          </w:rPr>
          <w:t>que</w:t>
        </w:r>
        <w:proofErr w:type="spellEnd"/>
        <w:r w:rsidRPr="00234193">
          <w:rPr>
            <w:sz w:val="20"/>
            <w:szCs w:val="20"/>
            <w:lang w:val="en-US"/>
          </w:rPr>
          <w:t xml:space="preserve"> se </w:t>
        </w:r>
        <w:proofErr w:type="spellStart"/>
        <w:r w:rsidRPr="00234193">
          <w:rPr>
            <w:sz w:val="20"/>
            <w:szCs w:val="20"/>
            <w:lang w:val="en-US"/>
          </w:rPr>
          <w:t>reciba</w:t>
        </w:r>
        <w:proofErr w:type="spellEnd"/>
        <w:r w:rsidRPr="00234193">
          <w:rPr>
            <w:sz w:val="20"/>
            <w:szCs w:val="20"/>
            <w:lang w:val="en-US"/>
          </w:rPr>
          <w:t xml:space="preserve"> </w:t>
        </w:r>
        <w:proofErr w:type="spellStart"/>
        <w:r w:rsidRPr="00234193">
          <w:rPr>
            <w:sz w:val="20"/>
            <w:szCs w:val="20"/>
            <w:lang w:val="en-US"/>
          </w:rPr>
          <w:t>su</w:t>
        </w:r>
        <w:proofErr w:type="spellEnd"/>
        <w:r w:rsidRPr="00234193">
          <w:rPr>
            <w:sz w:val="20"/>
            <w:szCs w:val="20"/>
            <w:lang w:val="en-US"/>
          </w:rPr>
          <w:t xml:space="preserve"> </w:t>
        </w:r>
        <w:proofErr w:type="spellStart"/>
        <w:r w:rsidRPr="00234193">
          <w:rPr>
            <w:sz w:val="20"/>
            <w:szCs w:val="20"/>
            <w:lang w:val="en-US"/>
          </w:rPr>
          <w:t>apelación</w:t>
        </w:r>
        <w:proofErr w:type="spellEnd"/>
        <w:r w:rsidRPr="00234193">
          <w:rPr>
            <w:sz w:val="20"/>
            <w:szCs w:val="20"/>
            <w:lang w:val="en-US"/>
          </w:rPr>
          <w:t xml:space="preserve">, se le </w:t>
        </w:r>
        <w:proofErr w:type="spellStart"/>
        <w:r w:rsidRPr="00234193">
          <w:rPr>
            <w:sz w:val="20"/>
            <w:szCs w:val="20"/>
            <w:lang w:val="en-US"/>
          </w:rPr>
          <w:t>programará</w:t>
        </w:r>
        <w:proofErr w:type="spellEnd"/>
        <w:r w:rsidRPr="00234193">
          <w:rPr>
            <w:sz w:val="20"/>
            <w:szCs w:val="20"/>
            <w:lang w:val="en-US"/>
          </w:rPr>
          <w:t xml:space="preserve"> </w:t>
        </w:r>
        <w:proofErr w:type="spellStart"/>
        <w:r w:rsidRPr="00234193">
          <w:rPr>
            <w:sz w:val="20"/>
            <w:szCs w:val="20"/>
            <w:lang w:val="en-US"/>
          </w:rPr>
          <w:t>una</w:t>
        </w:r>
        <w:proofErr w:type="spellEnd"/>
        <w:r w:rsidRPr="00234193">
          <w:rPr>
            <w:sz w:val="20"/>
            <w:szCs w:val="20"/>
            <w:lang w:val="en-US"/>
          </w:rPr>
          <w:t xml:space="preserve"> </w:t>
        </w:r>
        <w:proofErr w:type="spellStart"/>
        <w:r w:rsidRPr="00234193">
          <w:rPr>
            <w:sz w:val="20"/>
            <w:szCs w:val="20"/>
            <w:lang w:val="en-US"/>
          </w:rPr>
          <w:t>conferencia</w:t>
        </w:r>
        <w:proofErr w:type="spellEnd"/>
        <w:r w:rsidRPr="00234193">
          <w:rPr>
            <w:sz w:val="20"/>
            <w:szCs w:val="20"/>
            <w:lang w:val="en-US"/>
          </w:rPr>
          <w:t xml:space="preserve"> de </w:t>
        </w:r>
        <w:proofErr w:type="spellStart"/>
        <w:r w:rsidRPr="00234193">
          <w:rPr>
            <w:sz w:val="20"/>
            <w:szCs w:val="20"/>
            <w:lang w:val="en-US"/>
          </w:rPr>
          <w:t>reconsideración</w:t>
        </w:r>
        <w:proofErr w:type="spellEnd"/>
        <w:r w:rsidRPr="00234193">
          <w:rPr>
            <w:sz w:val="20"/>
            <w:szCs w:val="20"/>
            <w:lang w:val="en-US"/>
          </w:rPr>
          <w:t xml:space="preserve"> </w:t>
        </w:r>
        <w:proofErr w:type="spellStart"/>
        <w:r w:rsidRPr="00234193">
          <w:rPr>
            <w:sz w:val="20"/>
            <w:szCs w:val="20"/>
            <w:lang w:val="en-US"/>
          </w:rPr>
          <w:t>administrativa</w:t>
        </w:r>
        <w:proofErr w:type="spellEnd"/>
        <w:r w:rsidRPr="00234193">
          <w:rPr>
            <w:sz w:val="20"/>
            <w:szCs w:val="20"/>
            <w:lang w:val="en-US"/>
          </w:rPr>
          <w:t xml:space="preserve"> </w:t>
        </w:r>
        <w:proofErr w:type="spellStart"/>
        <w:r w:rsidRPr="00234193">
          <w:rPr>
            <w:sz w:val="20"/>
            <w:szCs w:val="20"/>
            <w:lang w:val="en-US"/>
          </w:rPr>
          <w:t>en</w:t>
        </w:r>
        <w:proofErr w:type="spellEnd"/>
        <w:r w:rsidRPr="00234193">
          <w:rPr>
            <w:sz w:val="20"/>
            <w:szCs w:val="20"/>
            <w:lang w:val="en-US"/>
          </w:rPr>
          <w:t xml:space="preserve"> la </w:t>
        </w:r>
        <w:proofErr w:type="spellStart"/>
        <w:r w:rsidRPr="00234193">
          <w:rPr>
            <w:sz w:val="20"/>
            <w:szCs w:val="20"/>
            <w:lang w:val="en-US"/>
          </w:rPr>
          <w:t>Oficina</w:t>
        </w:r>
        <w:proofErr w:type="spellEnd"/>
        <w:r w:rsidRPr="00234193">
          <w:rPr>
            <w:sz w:val="20"/>
            <w:szCs w:val="20"/>
            <w:lang w:val="en-US"/>
          </w:rPr>
          <w:t xml:space="preserve"> de </w:t>
        </w:r>
        <w:proofErr w:type="spellStart"/>
        <w:r w:rsidRPr="00234193">
          <w:rPr>
            <w:sz w:val="20"/>
            <w:szCs w:val="20"/>
            <w:lang w:val="en-US"/>
          </w:rPr>
          <w:t>Reconsideración</w:t>
        </w:r>
        <w:proofErr w:type="spellEnd"/>
        <w:r w:rsidRPr="00234193">
          <w:rPr>
            <w:sz w:val="20"/>
            <w:szCs w:val="20"/>
            <w:lang w:val="en-US"/>
          </w:rPr>
          <w:t xml:space="preserve"> </w:t>
        </w:r>
        <w:proofErr w:type="spellStart"/>
        <w:r w:rsidRPr="00234193">
          <w:rPr>
            <w:sz w:val="20"/>
            <w:szCs w:val="20"/>
            <w:lang w:val="en-US"/>
          </w:rPr>
          <w:t>Administrativa</w:t>
        </w:r>
        <w:proofErr w:type="spellEnd"/>
        <w:r w:rsidRPr="00234193">
          <w:rPr>
            <w:sz w:val="20"/>
            <w:szCs w:val="20"/>
            <w:lang w:val="en-US"/>
          </w:rPr>
          <w:t xml:space="preserve"> y </w:t>
        </w:r>
        <w:proofErr w:type="spellStart"/>
        <w:r w:rsidRPr="00234193">
          <w:rPr>
            <w:sz w:val="20"/>
            <w:szCs w:val="20"/>
            <w:lang w:val="en-US"/>
          </w:rPr>
          <w:t>Apelaciones</w:t>
        </w:r>
        <w:proofErr w:type="spellEnd"/>
        <w:r w:rsidRPr="00234193">
          <w:rPr>
            <w:sz w:val="20"/>
            <w:szCs w:val="20"/>
            <w:lang w:val="en-US"/>
          </w:rPr>
          <w:t xml:space="preserve"> (OARA). Se </w:t>
        </w:r>
        <w:proofErr w:type="spellStart"/>
        <w:r w:rsidRPr="00234193">
          <w:rPr>
            <w:sz w:val="20"/>
            <w:szCs w:val="20"/>
            <w:lang w:val="en-US"/>
          </w:rPr>
          <w:t>trata</w:t>
        </w:r>
        <w:proofErr w:type="spellEnd"/>
        <w:r w:rsidRPr="00234193">
          <w:rPr>
            <w:sz w:val="20"/>
            <w:szCs w:val="20"/>
            <w:lang w:val="en-US"/>
          </w:rPr>
          <w:t xml:space="preserve"> de </w:t>
        </w:r>
        <w:proofErr w:type="spellStart"/>
        <w:r w:rsidRPr="00234193">
          <w:rPr>
            <w:sz w:val="20"/>
            <w:szCs w:val="20"/>
            <w:lang w:val="en-US"/>
          </w:rPr>
          <w:t>una</w:t>
        </w:r>
        <w:proofErr w:type="spellEnd"/>
        <w:r w:rsidRPr="00234193">
          <w:rPr>
            <w:sz w:val="20"/>
            <w:szCs w:val="20"/>
            <w:lang w:val="en-US"/>
          </w:rPr>
          <w:t xml:space="preserve"> </w:t>
        </w:r>
        <w:proofErr w:type="spellStart"/>
        <w:r w:rsidRPr="00234193">
          <w:rPr>
            <w:sz w:val="20"/>
            <w:szCs w:val="20"/>
            <w:lang w:val="en-US"/>
          </w:rPr>
          <w:t>reunión</w:t>
        </w:r>
        <w:proofErr w:type="spellEnd"/>
        <w:r w:rsidRPr="00234193">
          <w:rPr>
            <w:sz w:val="20"/>
            <w:szCs w:val="20"/>
            <w:lang w:val="en-US"/>
          </w:rPr>
          <w:t xml:space="preserve"> </w:t>
        </w:r>
        <w:proofErr w:type="spellStart"/>
        <w:r w:rsidRPr="00234193">
          <w:rPr>
            <w:sz w:val="20"/>
            <w:szCs w:val="20"/>
            <w:lang w:val="en-US"/>
          </w:rPr>
          <w:t>voluntaria</w:t>
        </w:r>
        <w:proofErr w:type="spellEnd"/>
        <w:r w:rsidRPr="00234193">
          <w:rPr>
            <w:sz w:val="20"/>
            <w:szCs w:val="20"/>
            <w:lang w:val="en-US"/>
          </w:rPr>
          <w:t xml:space="preserve"> con un </w:t>
        </w:r>
        <w:proofErr w:type="spellStart"/>
        <w:r w:rsidRPr="00234193">
          <w:rPr>
            <w:sz w:val="20"/>
            <w:szCs w:val="20"/>
            <w:lang w:val="en-US"/>
          </w:rPr>
          <w:t>examinador</w:t>
        </w:r>
        <w:proofErr w:type="spellEnd"/>
        <w:r w:rsidRPr="00234193">
          <w:rPr>
            <w:sz w:val="20"/>
            <w:szCs w:val="20"/>
            <w:lang w:val="en-US"/>
          </w:rPr>
          <w:t xml:space="preserve"> de audiencias del Departamento de </w:t>
        </w:r>
        <w:proofErr w:type="spellStart"/>
        <w:r w:rsidRPr="00234193">
          <w:rPr>
            <w:sz w:val="20"/>
            <w:szCs w:val="20"/>
            <w:lang w:val="en-US"/>
          </w:rPr>
          <w:t>Servicios</w:t>
        </w:r>
        <w:proofErr w:type="spellEnd"/>
        <w:r w:rsidRPr="00234193">
          <w:rPr>
            <w:sz w:val="20"/>
            <w:szCs w:val="20"/>
            <w:lang w:val="en-US"/>
          </w:rPr>
          <w:t xml:space="preserve"> Humanos del Distrito de Columbia para </w:t>
        </w:r>
        <w:proofErr w:type="spellStart"/>
        <w:r w:rsidRPr="00234193">
          <w:rPr>
            <w:sz w:val="20"/>
            <w:szCs w:val="20"/>
            <w:lang w:val="en-US"/>
          </w:rPr>
          <w:t>identificar</w:t>
        </w:r>
        <w:proofErr w:type="spellEnd"/>
        <w:r w:rsidRPr="00234193">
          <w:rPr>
            <w:sz w:val="20"/>
            <w:szCs w:val="20"/>
            <w:lang w:val="en-US"/>
          </w:rPr>
          <w:t xml:space="preserve"> y </w:t>
        </w:r>
        <w:proofErr w:type="spellStart"/>
        <w:r w:rsidRPr="00234193">
          <w:rPr>
            <w:sz w:val="20"/>
            <w:szCs w:val="20"/>
            <w:lang w:val="en-US"/>
          </w:rPr>
          <w:t>discutir</w:t>
        </w:r>
        <w:proofErr w:type="spellEnd"/>
        <w:r w:rsidRPr="00234193">
          <w:rPr>
            <w:sz w:val="20"/>
            <w:szCs w:val="20"/>
            <w:lang w:val="en-US"/>
          </w:rPr>
          <w:t xml:space="preserve"> sus </w:t>
        </w:r>
        <w:proofErr w:type="spellStart"/>
        <w:r w:rsidRPr="00234193">
          <w:rPr>
            <w:sz w:val="20"/>
            <w:szCs w:val="20"/>
            <w:lang w:val="en-US"/>
          </w:rPr>
          <w:t>preocupaciones</w:t>
        </w:r>
        <w:proofErr w:type="spellEnd"/>
        <w:r w:rsidRPr="00234193">
          <w:rPr>
            <w:sz w:val="20"/>
            <w:szCs w:val="20"/>
            <w:lang w:val="en-US"/>
          </w:rPr>
          <w:t xml:space="preserve">. </w:t>
        </w:r>
      </w:ins>
    </w:p>
    <w:p w14:paraId="7FD8C0C7" w14:textId="77777777" w:rsidR="00373B26" w:rsidRPr="00234193" w:rsidRDefault="00373B26" w:rsidP="00373B26">
      <w:pPr>
        <w:numPr>
          <w:ilvl w:val="0"/>
          <w:numId w:val="11"/>
        </w:numPr>
        <w:spacing w:line="240" w:lineRule="auto"/>
        <w:ind w:right="135"/>
        <w:rPr>
          <w:ins w:id="353" w:author="Walker, Laura (DHS-Contractor)" w:date="2026-04-14T13:31:00Z" w16du:dateUtc="2026-04-14T17:31:00Z"/>
          <w:sz w:val="20"/>
          <w:szCs w:val="20"/>
          <w:lang w:val="en-US"/>
        </w:rPr>
      </w:pPr>
      <w:ins w:id="354" w:author="Walker, Laura (DHS-Contractor)" w:date="2026-04-14T13:31:00Z" w16du:dateUtc="2026-04-14T17:31:00Z">
        <w:r w:rsidRPr="00234193">
          <w:rPr>
            <w:sz w:val="20"/>
            <w:szCs w:val="20"/>
            <w:lang w:val="en-US"/>
          </w:rPr>
          <w:t xml:space="preserve">Esta </w:t>
        </w:r>
        <w:proofErr w:type="spellStart"/>
        <w:r w:rsidRPr="00234193">
          <w:rPr>
            <w:sz w:val="20"/>
            <w:szCs w:val="20"/>
            <w:lang w:val="en-US"/>
          </w:rPr>
          <w:t>reunión</w:t>
        </w:r>
        <w:proofErr w:type="spellEnd"/>
        <w:r w:rsidRPr="00234193">
          <w:rPr>
            <w:sz w:val="20"/>
            <w:szCs w:val="20"/>
            <w:lang w:val="en-US"/>
          </w:rPr>
          <w:t xml:space="preserve"> no </w:t>
        </w:r>
        <w:proofErr w:type="spellStart"/>
        <w:r w:rsidRPr="00234193">
          <w:rPr>
            <w:sz w:val="20"/>
            <w:szCs w:val="20"/>
            <w:lang w:val="en-US"/>
          </w:rPr>
          <w:t>retrasará</w:t>
        </w:r>
        <w:proofErr w:type="spellEnd"/>
        <w:r w:rsidRPr="00234193">
          <w:rPr>
            <w:sz w:val="20"/>
            <w:szCs w:val="20"/>
            <w:lang w:val="en-US"/>
          </w:rPr>
          <w:t xml:space="preserve"> </w:t>
        </w:r>
        <w:proofErr w:type="spellStart"/>
        <w:r w:rsidRPr="00234193">
          <w:rPr>
            <w:sz w:val="20"/>
            <w:szCs w:val="20"/>
            <w:lang w:val="en-US"/>
          </w:rPr>
          <w:t>ni</w:t>
        </w:r>
        <w:proofErr w:type="spellEnd"/>
        <w:r w:rsidRPr="00234193">
          <w:rPr>
            <w:sz w:val="20"/>
            <w:szCs w:val="20"/>
            <w:lang w:val="en-US"/>
          </w:rPr>
          <w:t xml:space="preserve"> </w:t>
        </w:r>
        <w:proofErr w:type="spellStart"/>
        <w:r w:rsidRPr="00234193">
          <w:rPr>
            <w:sz w:val="20"/>
            <w:szCs w:val="20"/>
            <w:lang w:val="en-US"/>
          </w:rPr>
          <w:t>reemplazará</w:t>
        </w:r>
        <w:proofErr w:type="spellEnd"/>
        <w:r w:rsidRPr="00234193">
          <w:rPr>
            <w:sz w:val="20"/>
            <w:szCs w:val="20"/>
            <w:lang w:val="en-US"/>
          </w:rPr>
          <w:t xml:space="preserve"> </w:t>
        </w:r>
        <w:proofErr w:type="spellStart"/>
        <w:r w:rsidRPr="00234193">
          <w:rPr>
            <w:sz w:val="20"/>
            <w:szCs w:val="20"/>
            <w:lang w:val="en-US"/>
          </w:rPr>
          <w:t>el</w:t>
        </w:r>
        <w:proofErr w:type="spellEnd"/>
        <w:r w:rsidRPr="00234193">
          <w:rPr>
            <w:sz w:val="20"/>
            <w:szCs w:val="20"/>
            <w:lang w:val="en-US"/>
          </w:rPr>
          <w:t xml:space="preserve"> </w:t>
        </w:r>
        <w:proofErr w:type="spellStart"/>
        <w:r w:rsidRPr="00234193">
          <w:rPr>
            <w:sz w:val="20"/>
            <w:szCs w:val="20"/>
            <w:lang w:val="en-US"/>
          </w:rPr>
          <w:t>proceso</w:t>
        </w:r>
        <w:proofErr w:type="spellEnd"/>
        <w:r w:rsidRPr="00234193">
          <w:rPr>
            <w:sz w:val="20"/>
            <w:szCs w:val="20"/>
            <w:lang w:val="en-US"/>
          </w:rPr>
          <w:t xml:space="preserve"> de audiencia </w:t>
        </w:r>
        <w:proofErr w:type="spellStart"/>
        <w:r w:rsidRPr="00234193">
          <w:rPr>
            <w:sz w:val="20"/>
            <w:szCs w:val="20"/>
            <w:lang w:val="en-US"/>
          </w:rPr>
          <w:t>imparcial</w:t>
        </w:r>
        <w:proofErr w:type="spellEnd"/>
        <w:r w:rsidRPr="00234193">
          <w:rPr>
            <w:sz w:val="20"/>
            <w:szCs w:val="20"/>
            <w:lang w:val="en-US"/>
          </w:rPr>
          <w:t xml:space="preserve">. </w:t>
        </w:r>
        <w:proofErr w:type="spellStart"/>
        <w:r w:rsidRPr="00234193">
          <w:rPr>
            <w:sz w:val="20"/>
            <w:szCs w:val="20"/>
            <w:lang w:val="en-US"/>
          </w:rPr>
          <w:t>Puede</w:t>
        </w:r>
        <w:proofErr w:type="spellEnd"/>
        <w:r w:rsidRPr="00234193">
          <w:rPr>
            <w:sz w:val="20"/>
            <w:szCs w:val="20"/>
            <w:lang w:val="en-US"/>
          </w:rPr>
          <w:t xml:space="preserve"> </w:t>
        </w:r>
        <w:proofErr w:type="spellStart"/>
        <w:r w:rsidRPr="00234193">
          <w:rPr>
            <w:sz w:val="20"/>
            <w:szCs w:val="20"/>
            <w:lang w:val="en-US"/>
          </w:rPr>
          <w:t>traer</w:t>
        </w:r>
        <w:proofErr w:type="spellEnd"/>
        <w:r w:rsidRPr="00234193">
          <w:rPr>
            <w:sz w:val="20"/>
            <w:szCs w:val="20"/>
            <w:lang w:val="en-US"/>
          </w:rPr>
          <w:t xml:space="preserve"> </w:t>
        </w:r>
        <w:proofErr w:type="spellStart"/>
        <w:r w:rsidRPr="00234193">
          <w:rPr>
            <w:sz w:val="20"/>
            <w:szCs w:val="20"/>
            <w:lang w:val="en-US"/>
          </w:rPr>
          <w:t>su</w:t>
        </w:r>
        <w:proofErr w:type="spellEnd"/>
        <w:r w:rsidRPr="00234193">
          <w:rPr>
            <w:sz w:val="20"/>
            <w:szCs w:val="20"/>
            <w:lang w:val="en-US"/>
          </w:rPr>
          <w:t xml:space="preserve"> </w:t>
        </w:r>
        <w:proofErr w:type="spellStart"/>
        <w:r w:rsidRPr="00234193">
          <w:rPr>
            <w:sz w:val="20"/>
            <w:szCs w:val="20"/>
            <w:lang w:val="en-US"/>
          </w:rPr>
          <w:t>propio</w:t>
        </w:r>
        <w:proofErr w:type="spellEnd"/>
        <w:r w:rsidRPr="00234193">
          <w:rPr>
            <w:sz w:val="20"/>
            <w:szCs w:val="20"/>
            <w:lang w:val="en-US"/>
          </w:rPr>
          <w:t xml:space="preserve"> </w:t>
        </w:r>
        <w:proofErr w:type="spellStart"/>
        <w:r w:rsidRPr="00234193">
          <w:rPr>
            <w:sz w:val="20"/>
            <w:szCs w:val="20"/>
            <w:lang w:val="en-US"/>
          </w:rPr>
          <w:t>representante</w:t>
        </w:r>
        <w:proofErr w:type="spellEnd"/>
        <w:r w:rsidRPr="00234193">
          <w:rPr>
            <w:sz w:val="20"/>
            <w:szCs w:val="20"/>
            <w:lang w:val="en-US"/>
          </w:rPr>
          <w:t xml:space="preserve"> </w:t>
        </w:r>
        <w:proofErr w:type="spellStart"/>
        <w:r w:rsidRPr="00234193">
          <w:rPr>
            <w:sz w:val="20"/>
            <w:szCs w:val="20"/>
            <w:lang w:val="en-US"/>
          </w:rPr>
          <w:t>si</w:t>
        </w:r>
        <w:proofErr w:type="spellEnd"/>
        <w:r w:rsidRPr="00234193">
          <w:rPr>
            <w:sz w:val="20"/>
            <w:szCs w:val="20"/>
            <w:lang w:val="en-US"/>
          </w:rPr>
          <w:t xml:space="preserve"> decide </w:t>
        </w:r>
        <w:proofErr w:type="spellStart"/>
        <w:r w:rsidRPr="00234193">
          <w:rPr>
            <w:sz w:val="20"/>
            <w:szCs w:val="20"/>
            <w:lang w:val="en-US"/>
          </w:rPr>
          <w:t>tener</w:t>
        </w:r>
        <w:proofErr w:type="spellEnd"/>
        <w:r w:rsidRPr="00234193">
          <w:rPr>
            <w:sz w:val="20"/>
            <w:szCs w:val="20"/>
            <w:lang w:val="en-US"/>
          </w:rPr>
          <w:t xml:space="preserve"> uno. Su </w:t>
        </w:r>
        <w:proofErr w:type="spellStart"/>
        <w:r w:rsidRPr="00234193">
          <w:rPr>
            <w:sz w:val="20"/>
            <w:szCs w:val="20"/>
            <w:lang w:val="en-US"/>
          </w:rPr>
          <w:t>representante</w:t>
        </w:r>
        <w:proofErr w:type="spellEnd"/>
        <w:r w:rsidRPr="00234193">
          <w:rPr>
            <w:sz w:val="20"/>
            <w:szCs w:val="20"/>
            <w:lang w:val="en-US"/>
          </w:rPr>
          <w:t xml:space="preserve"> </w:t>
        </w:r>
        <w:proofErr w:type="spellStart"/>
        <w:r w:rsidRPr="00234193">
          <w:rPr>
            <w:sz w:val="20"/>
            <w:szCs w:val="20"/>
            <w:lang w:val="en-US"/>
          </w:rPr>
          <w:t>puede</w:t>
        </w:r>
        <w:proofErr w:type="spellEnd"/>
        <w:r w:rsidRPr="00234193">
          <w:rPr>
            <w:sz w:val="20"/>
            <w:szCs w:val="20"/>
            <w:lang w:val="en-US"/>
          </w:rPr>
          <w:t xml:space="preserve"> ser un abogado, </w:t>
        </w:r>
        <w:proofErr w:type="spellStart"/>
        <w:r w:rsidRPr="00234193">
          <w:rPr>
            <w:sz w:val="20"/>
            <w:szCs w:val="20"/>
            <w:lang w:val="en-US"/>
          </w:rPr>
          <w:t>aunque</w:t>
        </w:r>
        <w:proofErr w:type="spellEnd"/>
        <w:r w:rsidRPr="00234193">
          <w:rPr>
            <w:sz w:val="20"/>
            <w:szCs w:val="20"/>
            <w:lang w:val="en-US"/>
          </w:rPr>
          <w:t xml:space="preserve"> no es </w:t>
        </w:r>
        <w:proofErr w:type="spellStart"/>
        <w:r w:rsidRPr="00234193">
          <w:rPr>
            <w:sz w:val="20"/>
            <w:szCs w:val="20"/>
            <w:lang w:val="en-US"/>
          </w:rPr>
          <w:t>necesario</w:t>
        </w:r>
        <w:proofErr w:type="spellEnd"/>
        <w:r w:rsidRPr="00234193">
          <w:rPr>
            <w:sz w:val="20"/>
            <w:szCs w:val="20"/>
            <w:lang w:val="en-US"/>
          </w:rPr>
          <w:t xml:space="preserve"> </w:t>
        </w:r>
        <w:proofErr w:type="spellStart"/>
        <w:r w:rsidRPr="00234193">
          <w:rPr>
            <w:sz w:val="20"/>
            <w:szCs w:val="20"/>
            <w:lang w:val="en-US"/>
          </w:rPr>
          <w:t>que</w:t>
        </w:r>
        <w:proofErr w:type="spellEnd"/>
        <w:r w:rsidRPr="00234193">
          <w:rPr>
            <w:sz w:val="20"/>
            <w:szCs w:val="20"/>
            <w:lang w:val="en-US"/>
          </w:rPr>
          <w:t xml:space="preserve"> lo sea, y no </w:t>
        </w:r>
        <w:proofErr w:type="spellStart"/>
        <w:r w:rsidRPr="00234193">
          <w:rPr>
            <w:sz w:val="20"/>
            <w:szCs w:val="20"/>
            <w:lang w:val="en-US"/>
          </w:rPr>
          <w:t>puede</w:t>
        </w:r>
        <w:proofErr w:type="spellEnd"/>
        <w:r w:rsidRPr="00234193">
          <w:rPr>
            <w:sz w:val="20"/>
            <w:szCs w:val="20"/>
            <w:lang w:val="en-US"/>
          </w:rPr>
          <w:t xml:space="preserve"> ser un </w:t>
        </w:r>
        <w:proofErr w:type="spellStart"/>
        <w:r w:rsidRPr="00234193">
          <w:rPr>
            <w:sz w:val="20"/>
            <w:szCs w:val="20"/>
            <w:lang w:val="en-US"/>
          </w:rPr>
          <w:t>empleado</w:t>
        </w:r>
        <w:proofErr w:type="spellEnd"/>
        <w:r w:rsidRPr="00234193">
          <w:rPr>
            <w:sz w:val="20"/>
            <w:szCs w:val="20"/>
            <w:lang w:val="en-US"/>
          </w:rPr>
          <w:t xml:space="preserve"> del Distrito. En la </w:t>
        </w:r>
        <w:proofErr w:type="spellStart"/>
        <w:r w:rsidRPr="00234193">
          <w:rPr>
            <w:sz w:val="20"/>
            <w:szCs w:val="20"/>
            <w:lang w:val="en-US"/>
          </w:rPr>
          <w:t>reunión</w:t>
        </w:r>
        <w:proofErr w:type="spellEnd"/>
        <w:r w:rsidRPr="00234193">
          <w:rPr>
            <w:sz w:val="20"/>
            <w:szCs w:val="20"/>
            <w:lang w:val="en-US"/>
          </w:rPr>
          <w:t xml:space="preserve">, </w:t>
        </w:r>
        <w:proofErr w:type="spellStart"/>
        <w:r w:rsidRPr="00234193">
          <w:rPr>
            <w:sz w:val="20"/>
            <w:szCs w:val="20"/>
            <w:lang w:val="en-US"/>
          </w:rPr>
          <w:t>su</w:t>
        </w:r>
        <w:proofErr w:type="spellEnd"/>
        <w:r w:rsidRPr="00234193">
          <w:rPr>
            <w:sz w:val="20"/>
            <w:szCs w:val="20"/>
            <w:lang w:val="en-US"/>
          </w:rPr>
          <w:t xml:space="preserve"> </w:t>
        </w:r>
        <w:proofErr w:type="spellStart"/>
        <w:r w:rsidRPr="00234193">
          <w:rPr>
            <w:sz w:val="20"/>
            <w:szCs w:val="20"/>
            <w:lang w:val="en-US"/>
          </w:rPr>
          <w:t>representante</w:t>
        </w:r>
        <w:proofErr w:type="spellEnd"/>
        <w:r w:rsidRPr="00234193">
          <w:rPr>
            <w:sz w:val="20"/>
            <w:szCs w:val="20"/>
            <w:lang w:val="en-US"/>
          </w:rPr>
          <w:t xml:space="preserve"> </w:t>
        </w:r>
        <w:proofErr w:type="spellStart"/>
        <w:r w:rsidRPr="00234193">
          <w:rPr>
            <w:sz w:val="20"/>
            <w:szCs w:val="20"/>
            <w:lang w:val="en-US"/>
          </w:rPr>
          <w:t>actuará</w:t>
        </w:r>
        <w:proofErr w:type="spellEnd"/>
        <w:r w:rsidRPr="00234193">
          <w:rPr>
            <w:sz w:val="20"/>
            <w:szCs w:val="20"/>
            <w:lang w:val="en-US"/>
          </w:rPr>
          <w:t xml:space="preserve"> </w:t>
        </w:r>
        <w:proofErr w:type="spellStart"/>
        <w:r w:rsidRPr="00234193">
          <w:rPr>
            <w:sz w:val="20"/>
            <w:szCs w:val="20"/>
            <w:lang w:val="en-US"/>
          </w:rPr>
          <w:t>únicamente</w:t>
        </w:r>
        <w:proofErr w:type="spellEnd"/>
        <w:r w:rsidRPr="00234193">
          <w:rPr>
            <w:sz w:val="20"/>
            <w:szCs w:val="20"/>
            <w:lang w:val="en-US"/>
          </w:rPr>
          <w:t xml:space="preserve"> </w:t>
        </w:r>
        <w:proofErr w:type="spellStart"/>
        <w:r w:rsidRPr="00234193">
          <w:rPr>
            <w:sz w:val="20"/>
            <w:szCs w:val="20"/>
            <w:lang w:val="en-US"/>
          </w:rPr>
          <w:t>en</w:t>
        </w:r>
        <w:proofErr w:type="spellEnd"/>
        <w:r w:rsidRPr="00234193">
          <w:rPr>
            <w:sz w:val="20"/>
            <w:szCs w:val="20"/>
            <w:lang w:val="en-US"/>
          </w:rPr>
          <w:t xml:space="preserve"> </w:t>
        </w:r>
        <w:proofErr w:type="spellStart"/>
        <w:r w:rsidRPr="00234193">
          <w:rPr>
            <w:sz w:val="20"/>
            <w:szCs w:val="20"/>
            <w:lang w:val="en-US"/>
          </w:rPr>
          <w:t>calidad</w:t>
        </w:r>
        <w:proofErr w:type="spellEnd"/>
        <w:r w:rsidRPr="00234193">
          <w:rPr>
            <w:sz w:val="20"/>
            <w:szCs w:val="20"/>
            <w:lang w:val="en-US"/>
          </w:rPr>
          <w:t xml:space="preserve"> de </w:t>
        </w:r>
        <w:proofErr w:type="spellStart"/>
        <w:r w:rsidRPr="00234193">
          <w:rPr>
            <w:sz w:val="20"/>
            <w:szCs w:val="20"/>
            <w:lang w:val="en-US"/>
          </w:rPr>
          <w:t>asesor</w:t>
        </w:r>
        <w:proofErr w:type="spellEnd"/>
        <w:r w:rsidRPr="00234193">
          <w:rPr>
            <w:sz w:val="20"/>
            <w:szCs w:val="20"/>
            <w:lang w:val="en-US"/>
          </w:rPr>
          <w:t>.</w:t>
        </w:r>
      </w:ins>
    </w:p>
    <w:p w14:paraId="3968A168" w14:textId="77777777" w:rsidR="00373B26" w:rsidRPr="00234193" w:rsidRDefault="00373B26" w:rsidP="00373B26">
      <w:pPr>
        <w:numPr>
          <w:ilvl w:val="0"/>
          <w:numId w:val="11"/>
        </w:numPr>
        <w:spacing w:line="240" w:lineRule="auto"/>
        <w:ind w:right="135"/>
        <w:rPr>
          <w:ins w:id="355" w:author="Walker, Laura (DHS-Contractor)" w:date="2026-04-14T13:31:00Z" w16du:dateUtc="2026-04-14T17:31:00Z"/>
          <w:sz w:val="20"/>
          <w:szCs w:val="20"/>
          <w:lang w:val="en-US"/>
        </w:rPr>
      </w:pPr>
      <w:ins w:id="356" w:author="Walker, Laura (DHS-Contractor)" w:date="2026-04-14T13:31:00Z" w16du:dateUtc="2026-04-14T17:31:00Z">
        <w:r w:rsidRPr="00234193">
          <w:rPr>
            <w:sz w:val="20"/>
            <w:szCs w:val="20"/>
            <w:lang w:val="en-US"/>
          </w:rPr>
          <w:t xml:space="preserve">Tiene derecho </w:t>
        </w:r>
        <w:proofErr w:type="gramStart"/>
        <w:r w:rsidRPr="00234193">
          <w:rPr>
            <w:sz w:val="20"/>
            <w:szCs w:val="20"/>
            <w:lang w:val="en-US"/>
          </w:rPr>
          <w:t>a</w:t>
        </w:r>
        <w:proofErr w:type="gramEnd"/>
        <w:r w:rsidRPr="00234193">
          <w:rPr>
            <w:sz w:val="20"/>
            <w:szCs w:val="20"/>
            <w:lang w:val="en-US"/>
          </w:rPr>
          <w:t xml:space="preserve"> </w:t>
        </w:r>
        <w:proofErr w:type="spellStart"/>
        <w:r w:rsidRPr="00234193">
          <w:rPr>
            <w:sz w:val="20"/>
            <w:szCs w:val="20"/>
            <w:lang w:val="en-US"/>
          </w:rPr>
          <w:t>examinar</w:t>
        </w:r>
        <w:proofErr w:type="spellEnd"/>
        <w:r w:rsidRPr="00234193">
          <w:rPr>
            <w:sz w:val="20"/>
            <w:szCs w:val="20"/>
            <w:lang w:val="en-US"/>
          </w:rPr>
          <w:t xml:space="preserve"> </w:t>
        </w:r>
        <w:proofErr w:type="spellStart"/>
        <w:r w:rsidRPr="00234193">
          <w:rPr>
            <w:sz w:val="20"/>
            <w:szCs w:val="20"/>
            <w:lang w:val="en-US"/>
          </w:rPr>
          <w:t>cualquier</w:t>
        </w:r>
        <w:proofErr w:type="spellEnd"/>
        <w:r w:rsidRPr="00234193">
          <w:rPr>
            <w:sz w:val="20"/>
            <w:szCs w:val="20"/>
            <w:lang w:val="en-US"/>
          </w:rPr>
          <w:t xml:space="preserve"> </w:t>
        </w:r>
        <w:proofErr w:type="spellStart"/>
        <w:r w:rsidRPr="00234193">
          <w:rPr>
            <w:sz w:val="20"/>
            <w:szCs w:val="20"/>
            <w:lang w:val="en-US"/>
          </w:rPr>
          <w:t>documento</w:t>
        </w:r>
        <w:proofErr w:type="spellEnd"/>
        <w:r w:rsidRPr="00234193">
          <w:rPr>
            <w:sz w:val="20"/>
            <w:szCs w:val="20"/>
            <w:lang w:val="en-US"/>
          </w:rPr>
          <w:t xml:space="preserve"> y </w:t>
        </w:r>
        <w:proofErr w:type="spellStart"/>
        <w:r w:rsidRPr="00234193">
          <w:rPr>
            <w:sz w:val="20"/>
            <w:szCs w:val="20"/>
            <w:lang w:val="en-US"/>
          </w:rPr>
          <w:t>registro</w:t>
        </w:r>
        <w:proofErr w:type="spellEnd"/>
        <w:r w:rsidRPr="00234193">
          <w:rPr>
            <w:sz w:val="20"/>
            <w:szCs w:val="20"/>
            <w:lang w:val="en-US"/>
          </w:rPr>
          <w:t xml:space="preserve"> </w:t>
        </w:r>
        <w:proofErr w:type="spellStart"/>
        <w:r w:rsidRPr="00234193">
          <w:rPr>
            <w:sz w:val="20"/>
            <w:szCs w:val="20"/>
            <w:lang w:val="en-US"/>
          </w:rPr>
          <w:t>que</w:t>
        </w:r>
        <w:proofErr w:type="spellEnd"/>
        <w:r w:rsidRPr="00234193">
          <w:rPr>
            <w:sz w:val="20"/>
            <w:szCs w:val="20"/>
            <w:lang w:val="en-US"/>
          </w:rPr>
          <w:t xml:space="preserve"> se </w:t>
        </w:r>
        <w:proofErr w:type="spellStart"/>
        <w:r w:rsidRPr="00234193">
          <w:rPr>
            <w:sz w:val="20"/>
            <w:szCs w:val="20"/>
            <w:lang w:val="en-US"/>
          </w:rPr>
          <w:t>presente</w:t>
        </w:r>
        <w:proofErr w:type="spellEnd"/>
        <w:r w:rsidRPr="00234193">
          <w:rPr>
            <w:sz w:val="20"/>
            <w:szCs w:val="20"/>
            <w:lang w:val="en-US"/>
          </w:rPr>
          <w:t xml:space="preserve"> para </w:t>
        </w:r>
        <w:proofErr w:type="spellStart"/>
        <w:r w:rsidRPr="00234193">
          <w:rPr>
            <w:sz w:val="20"/>
            <w:szCs w:val="20"/>
            <w:lang w:val="en-US"/>
          </w:rPr>
          <w:t>respaldar</w:t>
        </w:r>
        <w:proofErr w:type="spellEnd"/>
        <w:r w:rsidRPr="00234193">
          <w:rPr>
            <w:sz w:val="20"/>
            <w:szCs w:val="20"/>
            <w:lang w:val="en-US"/>
          </w:rPr>
          <w:t xml:space="preserve"> la </w:t>
        </w:r>
        <w:proofErr w:type="spellStart"/>
        <w:r w:rsidRPr="00234193">
          <w:rPr>
            <w:sz w:val="20"/>
            <w:szCs w:val="20"/>
            <w:lang w:val="en-US"/>
          </w:rPr>
          <w:t>decisión</w:t>
        </w:r>
        <w:proofErr w:type="spellEnd"/>
        <w:r w:rsidRPr="00234193">
          <w:rPr>
            <w:sz w:val="20"/>
            <w:szCs w:val="20"/>
            <w:lang w:val="en-US"/>
          </w:rPr>
          <w:t xml:space="preserve"> </w:t>
        </w:r>
        <w:proofErr w:type="spellStart"/>
        <w:r w:rsidRPr="00234193">
          <w:rPr>
            <w:sz w:val="20"/>
            <w:szCs w:val="20"/>
            <w:lang w:val="en-US"/>
          </w:rPr>
          <w:t>apelada</w:t>
        </w:r>
        <w:proofErr w:type="spellEnd"/>
        <w:r w:rsidRPr="00234193">
          <w:rPr>
            <w:sz w:val="20"/>
            <w:szCs w:val="20"/>
            <w:lang w:val="en-US"/>
          </w:rPr>
          <w:t xml:space="preserve"> antes de </w:t>
        </w:r>
        <w:proofErr w:type="spellStart"/>
        <w:r w:rsidRPr="00234193">
          <w:rPr>
            <w:sz w:val="20"/>
            <w:szCs w:val="20"/>
            <w:lang w:val="en-US"/>
          </w:rPr>
          <w:t>una</w:t>
        </w:r>
        <w:proofErr w:type="spellEnd"/>
        <w:r w:rsidRPr="00234193">
          <w:rPr>
            <w:sz w:val="20"/>
            <w:szCs w:val="20"/>
            <w:lang w:val="en-US"/>
          </w:rPr>
          <w:t xml:space="preserve"> audiencia </w:t>
        </w:r>
        <w:proofErr w:type="spellStart"/>
        <w:r w:rsidRPr="00234193">
          <w:rPr>
            <w:sz w:val="20"/>
            <w:szCs w:val="20"/>
            <w:lang w:val="en-US"/>
          </w:rPr>
          <w:t>imparcial</w:t>
        </w:r>
        <w:proofErr w:type="spellEnd"/>
        <w:r w:rsidRPr="00234193">
          <w:rPr>
            <w:sz w:val="20"/>
            <w:szCs w:val="20"/>
            <w:lang w:val="en-US"/>
          </w:rPr>
          <w:t xml:space="preserve"> o </w:t>
        </w:r>
        <w:proofErr w:type="spellStart"/>
        <w:r w:rsidRPr="00234193">
          <w:rPr>
            <w:sz w:val="20"/>
            <w:szCs w:val="20"/>
            <w:lang w:val="en-US"/>
          </w:rPr>
          <w:t>durante</w:t>
        </w:r>
        <w:proofErr w:type="spellEnd"/>
        <w:r w:rsidRPr="00234193">
          <w:rPr>
            <w:sz w:val="20"/>
            <w:szCs w:val="20"/>
            <w:lang w:val="en-US"/>
          </w:rPr>
          <w:t xml:space="preserve"> </w:t>
        </w:r>
        <w:proofErr w:type="spellStart"/>
        <w:r w:rsidRPr="00234193">
          <w:rPr>
            <w:sz w:val="20"/>
            <w:szCs w:val="20"/>
            <w:lang w:val="en-US"/>
          </w:rPr>
          <w:t>esta</w:t>
        </w:r>
        <w:proofErr w:type="spellEnd"/>
        <w:r w:rsidRPr="00234193">
          <w:rPr>
            <w:sz w:val="20"/>
            <w:szCs w:val="20"/>
            <w:lang w:val="en-US"/>
          </w:rPr>
          <w:t>.</w:t>
        </w:r>
      </w:ins>
    </w:p>
    <w:p w14:paraId="7E04EA38" w14:textId="77777777" w:rsidR="00373B26" w:rsidRPr="00234193" w:rsidRDefault="00373B26" w:rsidP="00373B26">
      <w:pPr>
        <w:numPr>
          <w:ilvl w:val="0"/>
          <w:numId w:val="11"/>
        </w:numPr>
        <w:spacing w:line="240" w:lineRule="auto"/>
        <w:ind w:right="135"/>
        <w:rPr>
          <w:ins w:id="357" w:author="Walker, Laura (DHS-Contractor)" w:date="2026-04-14T13:31:00Z" w16du:dateUtc="2026-04-14T17:31:00Z"/>
          <w:sz w:val="20"/>
          <w:szCs w:val="20"/>
          <w:lang w:val="en-US"/>
        </w:rPr>
      </w:pPr>
      <w:proofErr w:type="spellStart"/>
      <w:ins w:id="358" w:author="Walker, Laura (DHS-Contractor)" w:date="2026-04-14T13:31:00Z" w16du:dateUtc="2026-04-14T17:31:00Z">
        <w:r w:rsidRPr="00234193">
          <w:rPr>
            <w:sz w:val="20"/>
            <w:szCs w:val="20"/>
            <w:lang w:val="en-US"/>
          </w:rPr>
          <w:t>Traiga</w:t>
        </w:r>
        <w:proofErr w:type="spellEnd"/>
        <w:r w:rsidRPr="00234193">
          <w:rPr>
            <w:sz w:val="20"/>
            <w:szCs w:val="20"/>
            <w:lang w:val="en-US"/>
          </w:rPr>
          <w:t xml:space="preserve"> </w:t>
        </w:r>
        <w:proofErr w:type="spellStart"/>
        <w:r w:rsidRPr="00234193">
          <w:rPr>
            <w:sz w:val="20"/>
            <w:szCs w:val="20"/>
            <w:lang w:val="en-US"/>
          </w:rPr>
          <w:t>los</w:t>
        </w:r>
        <w:proofErr w:type="spellEnd"/>
        <w:r w:rsidRPr="00234193">
          <w:rPr>
            <w:sz w:val="20"/>
            <w:szCs w:val="20"/>
            <w:lang w:val="en-US"/>
          </w:rPr>
          <w:t xml:space="preserve"> </w:t>
        </w:r>
        <w:proofErr w:type="spellStart"/>
        <w:r w:rsidRPr="00234193">
          <w:rPr>
            <w:sz w:val="20"/>
            <w:szCs w:val="20"/>
            <w:lang w:val="en-US"/>
          </w:rPr>
          <w:t>documentos</w:t>
        </w:r>
        <w:proofErr w:type="spellEnd"/>
        <w:r w:rsidRPr="00234193">
          <w:rPr>
            <w:sz w:val="20"/>
            <w:szCs w:val="20"/>
            <w:lang w:val="en-US"/>
          </w:rPr>
          <w:t xml:space="preserve"> </w:t>
        </w:r>
        <w:proofErr w:type="spellStart"/>
        <w:r w:rsidRPr="00234193">
          <w:rPr>
            <w:sz w:val="20"/>
            <w:szCs w:val="20"/>
            <w:lang w:val="en-US"/>
          </w:rPr>
          <w:t>relacionados</w:t>
        </w:r>
        <w:proofErr w:type="spellEnd"/>
        <w:r w:rsidRPr="00234193">
          <w:rPr>
            <w:sz w:val="20"/>
            <w:szCs w:val="20"/>
            <w:lang w:val="en-US"/>
          </w:rPr>
          <w:t xml:space="preserve"> con </w:t>
        </w:r>
        <w:proofErr w:type="spellStart"/>
        <w:r w:rsidRPr="00234193">
          <w:rPr>
            <w:sz w:val="20"/>
            <w:szCs w:val="20"/>
            <w:lang w:val="en-US"/>
          </w:rPr>
          <w:t>su</w:t>
        </w:r>
        <w:proofErr w:type="spellEnd"/>
        <w:r w:rsidRPr="00234193">
          <w:rPr>
            <w:sz w:val="20"/>
            <w:szCs w:val="20"/>
            <w:lang w:val="en-US"/>
          </w:rPr>
          <w:t xml:space="preserve"> </w:t>
        </w:r>
        <w:proofErr w:type="spellStart"/>
        <w:r w:rsidRPr="00234193">
          <w:rPr>
            <w:sz w:val="20"/>
            <w:szCs w:val="20"/>
            <w:lang w:val="en-US"/>
          </w:rPr>
          <w:t>caso</w:t>
        </w:r>
        <w:proofErr w:type="spellEnd"/>
        <w:r w:rsidRPr="00234193">
          <w:rPr>
            <w:sz w:val="20"/>
            <w:szCs w:val="20"/>
            <w:lang w:val="en-US"/>
          </w:rPr>
          <w:t xml:space="preserve"> a la </w:t>
        </w:r>
        <w:proofErr w:type="spellStart"/>
        <w:r w:rsidRPr="00234193">
          <w:rPr>
            <w:sz w:val="20"/>
            <w:szCs w:val="20"/>
            <w:lang w:val="en-US"/>
          </w:rPr>
          <w:t>conferencia</w:t>
        </w:r>
        <w:proofErr w:type="spellEnd"/>
        <w:r w:rsidRPr="00234193">
          <w:rPr>
            <w:sz w:val="20"/>
            <w:szCs w:val="20"/>
            <w:lang w:val="en-US"/>
          </w:rPr>
          <w:t xml:space="preserve">. Esto </w:t>
        </w:r>
        <w:proofErr w:type="spellStart"/>
        <w:r w:rsidRPr="00234193">
          <w:rPr>
            <w:sz w:val="20"/>
            <w:szCs w:val="20"/>
            <w:lang w:val="en-US"/>
          </w:rPr>
          <w:t>ayudará</w:t>
        </w:r>
        <w:proofErr w:type="spellEnd"/>
        <w:r w:rsidRPr="00234193">
          <w:rPr>
            <w:sz w:val="20"/>
            <w:szCs w:val="20"/>
            <w:lang w:val="en-US"/>
          </w:rPr>
          <w:t xml:space="preserve"> al </w:t>
        </w:r>
        <w:proofErr w:type="spellStart"/>
        <w:r w:rsidRPr="00234193">
          <w:rPr>
            <w:sz w:val="20"/>
            <w:szCs w:val="20"/>
            <w:lang w:val="en-US"/>
          </w:rPr>
          <w:t>examinador</w:t>
        </w:r>
        <w:proofErr w:type="spellEnd"/>
        <w:r w:rsidRPr="00234193">
          <w:rPr>
            <w:sz w:val="20"/>
            <w:szCs w:val="20"/>
            <w:lang w:val="en-US"/>
          </w:rPr>
          <w:t xml:space="preserve"> de audiencias </w:t>
        </w:r>
        <w:proofErr w:type="gramStart"/>
        <w:r w:rsidRPr="00234193">
          <w:rPr>
            <w:sz w:val="20"/>
            <w:szCs w:val="20"/>
            <w:lang w:val="en-US"/>
          </w:rPr>
          <w:t>a</w:t>
        </w:r>
        <w:proofErr w:type="gramEnd"/>
        <w:r w:rsidRPr="00234193">
          <w:rPr>
            <w:sz w:val="20"/>
            <w:szCs w:val="20"/>
            <w:lang w:val="en-US"/>
          </w:rPr>
          <w:t xml:space="preserve"> </w:t>
        </w:r>
        <w:proofErr w:type="spellStart"/>
        <w:r w:rsidRPr="00234193">
          <w:rPr>
            <w:sz w:val="20"/>
            <w:szCs w:val="20"/>
            <w:lang w:val="en-US"/>
          </w:rPr>
          <w:t>identificar</w:t>
        </w:r>
        <w:proofErr w:type="spellEnd"/>
        <w:r w:rsidRPr="00234193">
          <w:rPr>
            <w:sz w:val="20"/>
            <w:szCs w:val="20"/>
            <w:lang w:val="en-US"/>
          </w:rPr>
          <w:t xml:space="preserve"> y </w:t>
        </w:r>
        <w:proofErr w:type="spellStart"/>
        <w:r w:rsidRPr="00234193">
          <w:rPr>
            <w:sz w:val="20"/>
            <w:szCs w:val="20"/>
            <w:lang w:val="en-US"/>
          </w:rPr>
          <w:t>comprender</w:t>
        </w:r>
        <w:proofErr w:type="spellEnd"/>
        <w:r w:rsidRPr="00234193">
          <w:rPr>
            <w:sz w:val="20"/>
            <w:szCs w:val="20"/>
            <w:lang w:val="en-US"/>
          </w:rPr>
          <w:t xml:space="preserve"> sus inquietudes. </w:t>
        </w:r>
        <w:proofErr w:type="spellStart"/>
        <w:r w:rsidRPr="00234193">
          <w:rPr>
            <w:sz w:val="20"/>
            <w:szCs w:val="20"/>
            <w:lang w:val="en-US"/>
          </w:rPr>
          <w:t>Después</w:t>
        </w:r>
        <w:proofErr w:type="spellEnd"/>
        <w:r w:rsidRPr="00234193">
          <w:rPr>
            <w:sz w:val="20"/>
            <w:szCs w:val="20"/>
            <w:lang w:val="en-US"/>
          </w:rPr>
          <w:t xml:space="preserve"> de la </w:t>
        </w:r>
        <w:proofErr w:type="spellStart"/>
        <w:r w:rsidRPr="00234193">
          <w:rPr>
            <w:sz w:val="20"/>
            <w:szCs w:val="20"/>
            <w:lang w:val="en-US"/>
          </w:rPr>
          <w:t>conferencia</w:t>
        </w:r>
        <w:proofErr w:type="spellEnd"/>
        <w:r w:rsidRPr="00234193">
          <w:rPr>
            <w:sz w:val="20"/>
            <w:szCs w:val="20"/>
            <w:lang w:val="en-US"/>
          </w:rPr>
          <w:t xml:space="preserve">, </w:t>
        </w:r>
        <w:proofErr w:type="spellStart"/>
        <w:r w:rsidRPr="00234193">
          <w:rPr>
            <w:sz w:val="20"/>
            <w:szCs w:val="20"/>
            <w:lang w:val="en-US"/>
          </w:rPr>
          <w:t>el</w:t>
        </w:r>
        <w:proofErr w:type="spellEnd"/>
        <w:r w:rsidRPr="00234193">
          <w:rPr>
            <w:sz w:val="20"/>
            <w:szCs w:val="20"/>
            <w:lang w:val="en-US"/>
          </w:rPr>
          <w:t xml:space="preserve"> </w:t>
        </w:r>
        <w:proofErr w:type="spellStart"/>
        <w:r w:rsidRPr="00234193">
          <w:rPr>
            <w:sz w:val="20"/>
            <w:szCs w:val="20"/>
            <w:lang w:val="en-US"/>
          </w:rPr>
          <w:t>examinador</w:t>
        </w:r>
        <w:proofErr w:type="spellEnd"/>
        <w:r w:rsidRPr="00234193">
          <w:rPr>
            <w:sz w:val="20"/>
            <w:szCs w:val="20"/>
            <w:lang w:val="en-US"/>
          </w:rPr>
          <w:t xml:space="preserve"> de audiencias </w:t>
        </w:r>
        <w:proofErr w:type="spellStart"/>
        <w:r w:rsidRPr="00234193">
          <w:rPr>
            <w:sz w:val="20"/>
            <w:szCs w:val="20"/>
            <w:lang w:val="en-US"/>
          </w:rPr>
          <w:t>revisará</w:t>
        </w:r>
        <w:proofErr w:type="spellEnd"/>
        <w:r w:rsidRPr="00234193">
          <w:rPr>
            <w:sz w:val="20"/>
            <w:szCs w:val="20"/>
            <w:lang w:val="en-US"/>
          </w:rPr>
          <w:t xml:space="preserve"> </w:t>
        </w:r>
        <w:proofErr w:type="spellStart"/>
        <w:r w:rsidRPr="00234193">
          <w:rPr>
            <w:sz w:val="20"/>
            <w:szCs w:val="20"/>
            <w:lang w:val="en-US"/>
          </w:rPr>
          <w:t>su</w:t>
        </w:r>
        <w:proofErr w:type="spellEnd"/>
        <w:r w:rsidRPr="00234193">
          <w:rPr>
            <w:sz w:val="20"/>
            <w:szCs w:val="20"/>
            <w:lang w:val="en-US"/>
          </w:rPr>
          <w:t xml:space="preserve"> </w:t>
        </w:r>
        <w:proofErr w:type="spellStart"/>
        <w:r w:rsidRPr="00234193">
          <w:rPr>
            <w:sz w:val="20"/>
            <w:szCs w:val="20"/>
            <w:lang w:val="en-US"/>
          </w:rPr>
          <w:t>caso</w:t>
        </w:r>
        <w:proofErr w:type="spellEnd"/>
        <w:r w:rsidRPr="00234193">
          <w:rPr>
            <w:sz w:val="20"/>
            <w:szCs w:val="20"/>
            <w:lang w:val="en-US"/>
          </w:rPr>
          <w:t xml:space="preserve"> y </w:t>
        </w:r>
        <w:proofErr w:type="spellStart"/>
        <w:r w:rsidRPr="00234193">
          <w:rPr>
            <w:sz w:val="20"/>
            <w:szCs w:val="20"/>
            <w:lang w:val="en-US"/>
          </w:rPr>
          <w:t>tratará</w:t>
        </w:r>
        <w:proofErr w:type="spellEnd"/>
        <w:r w:rsidRPr="00234193">
          <w:rPr>
            <w:sz w:val="20"/>
            <w:szCs w:val="20"/>
            <w:lang w:val="en-US"/>
          </w:rPr>
          <w:t xml:space="preserve"> de resolver sus </w:t>
        </w:r>
        <w:proofErr w:type="spellStart"/>
        <w:r w:rsidRPr="00234193">
          <w:rPr>
            <w:sz w:val="20"/>
            <w:szCs w:val="20"/>
            <w:lang w:val="en-US"/>
          </w:rPr>
          <w:t>problemas</w:t>
        </w:r>
        <w:proofErr w:type="spellEnd"/>
        <w:r w:rsidRPr="00234193">
          <w:rPr>
            <w:sz w:val="20"/>
            <w:szCs w:val="20"/>
            <w:lang w:val="en-US"/>
          </w:rPr>
          <w:t xml:space="preserve">. </w:t>
        </w:r>
        <w:proofErr w:type="spellStart"/>
        <w:r w:rsidRPr="00234193">
          <w:rPr>
            <w:sz w:val="20"/>
            <w:szCs w:val="20"/>
            <w:lang w:val="en-US"/>
          </w:rPr>
          <w:t>Recibirá</w:t>
        </w:r>
        <w:proofErr w:type="spellEnd"/>
        <w:r w:rsidRPr="00234193">
          <w:rPr>
            <w:sz w:val="20"/>
            <w:szCs w:val="20"/>
            <w:lang w:val="en-US"/>
          </w:rPr>
          <w:t xml:space="preserve"> </w:t>
        </w:r>
        <w:proofErr w:type="spellStart"/>
        <w:r w:rsidRPr="00234193">
          <w:rPr>
            <w:sz w:val="20"/>
            <w:szCs w:val="20"/>
            <w:lang w:val="en-US"/>
          </w:rPr>
          <w:t>una</w:t>
        </w:r>
        <w:proofErr w:type="spellEnd"/>
        <w:r w:rsidRPr="00234193">
          <w:rPr>
            <w:sz w:val="20"/>
            <w:szCs w:val="20"/>
            <w:lang w:val="en-US"/>
          </w:rPr>
          <w:t xml:space="preserve"> </w:t>
        </w:r>
        <w:proofErr w:type="spellStart"/>
        <w:r w:rsidRPr="00234193">
          <w:rPr>
            <w:sz w:val="20"/>
            <w:szCs w:val="20"/>
            <w:lang w:val="en-US"/>
          </w:rPr>
          <w:t>decisión</w:t>
        </w:r>
        <w:proofErr w:type="spellEnd"/>
        <w:r w:rsidRPr="00234193">
          <w:rPr>
            <w:sz w:val="20"/>
            <w:szCs w:val="20"/>
            <w:lang w:val="en-US"/>
          </w:rPr>
          <w:t xml:space="preserve"> </w:t>
        </w:r>
        <w:proofErr w:type="spellStart"/>
        <w:r w:rsidRPr="00234193">
          <w:rPr>
            <w:sz w:val="20"/>
            <w:szCs w:val="20"/>
            <w:lang w:val="en-US"/>
          </w:rPr>
          <w:t>por</w:t>
        </w:r>
        <w:proofErr w:type="spellEnd"/>
        <w:r w:rsidRPr="00234193">
          <w:rPr>
            <w:sz w:val="20"/>
            <w:szCs w:val="20"/>
            <w:lang w:val="en-US"/>
          </w:rPr>
          <w:t xml:space="preserve"> </w:t>
        </w:r>
        <w:proofErr w:type="spellStart"/>
        <w:r w:rsidRPr="00234193">
          <w:rPr>
            <w:sz w:val="20"/>
            <w:szCs w:val="20"/>
            <w:lang w:val="en-US"/>
          </w:rPr>
          <w:t>escrito</w:t>
        </w:r>
        <w:proofErr w:type="spellEnd"/>
        <w:r w:rsidRPr="00234193">
          <w:rPr>
            <w:sz w:val="20"/>
            <w:szCs w:val="20"/>
            <w:lang w:val="en-US"/>
          </w:rPr>
          <w:t xml:space="preserve"> del </w:t>
        </w:r>
        <w:proofErr w:type="spellStart"/>
        <w:r w:rsidRPr="00234193">
          <w:rPr>
            <w:sz w:val="20"/>
            <w:szCs w:val="20"/>
            <w:lang w:val="en-US"/>
          </w:rPr>
          <w:t>examinador</w:t>
        </w:r>
        <w:proofErr w:type="spellEnd"/>
        <w:r w:rsidRPr="00234193">
          <w:rPr>
            <w:sz w:val="20"/>
            <w:szCs w:val="20"/>
            <w:lang w:val="en-US"/>
          </w:rPr>
          <w:t xml:space="preserve"> de audiencias con </w:t>
        </w:r>
        <w:proofErr w:type="spellStart"/>
        <w:r w:rsidRPr="00234193">
          <w:rPr>
            <w:sz w:val="20"/>
            <w:szCs w:val="20"/>
            <w:lang w:val="en-US"/>
          </w:rPr>
          <w:t>respecto</w:t>
        </w:r>
        <w:proofErr w:type="spellEnd"/>
        <w:r w:rsidRPr="00234193">
          <w:rPr>
            <w:sz w:val="20"/>
            <w:szCs w:val="20"/>
            <w:lang w:val="en-US"/>
          </w:rPr>
          <w:t xml:space="preserve"> a </w:t>
        </w:r>
        <w:proofErr w:type="spellStart"/>
        <w:r w:rsidRPr="00234193">
          <w:rPr>
            <w:sz w:val="20"/>
            <w:szCs w:val="20"/>
            <w:lang w:val="en-US"/>
          </w:rPr>
          <w:t>los</w:t>
        </w:r>
        <w:proofErr w:type="spellEnd"/>
        <w:r w:rsidRPr="00234193">
          <w:rPr>
            <w:sz w:val="20"/>
            <w:szCs w:val="20"/>
            <w:lang w:val="en-US"/>
          </w:rPr>
          <w:t xml:space="preserve"> </w:t>
        </w:r>
        <w:proofErr w:type="spellStart"/>
        <w:r w:rsidRPr="00234193">
          <w:rPr>
            <w:sz w:val="20"/>
            <w:szCs w:val="20"/>
            <w:lang w:val="en-US"/>
          </w:rPr>
          <w:t>asuntos</w:t>
        </w:r>
        <w:proofErr w:type="spellEnd"/>
        <w:r w:rsidRPr="00234193">
          <w:rPr>
            <w:sz w:val="20"/>
            <w:szCs w:val="20"/>
            <w:lang w:val="en-US"/>
          </w:rPr>
          <w:t xml:space="preserve"> de </w:t>
        </w:r>
        <w:proofErr w:type="spellStart"/>
        <w:r w:rsidRPr="00234193">
          <w:rPr>
            <w:sz w:val="20"/>
            <w:szCs w:val="20"/>
            <w:lang w:val="en-US"/>
          </w:rPr>
          <w:t>su</w:t>
        </w:r>
        <w:proofErr w:type="spellEnd"/>
        <w:r w:rsidRPr="00234193">
          <w:rPr>
            <w:sz w:val="20"/>
            <w:szCs w:val="20"/>
            <w:lang w:val="en-US"/>
          </w:rPr>
          <w:t xml:space="preserve"> </w:t>
        </w:r>
        <w:proofErr w:type="spellStart"/>
        <w:r w:rsidRPr="00234193">
          <w:rPr>
            <w:sz w:val="20"/>
            <w:szCs w:val="20"/>
            <w:lang w:val="en-US"/>
          </w:rPr>
          <w:t>caso</w:t>
        </w:r>
        <w:proofErr w:type="spellEnd"/>
        <w:r w:rsidRPr="00234193">
          <w:rPr>
            <w:sz w:val="20"/>
            <w:szCs w:val="20"/>
            <w:lang w:val="en-US"/>
          </w:rPr>
          <w:t xml:space="preserve">, </w:t>
        </w:r>
        <w:proofErr w:type="spellStart"/>
        <w:r w:rsidRPr="00234193">
          <w:rPr>
            <w:sz w:val="20"/>
            <w:szCs w:val="20"/>
            <w:lang w:val="en-US"/>
          </w:rPr>
          <w:t>incluido</w:t>
        </w:r>
        <w:proofErr w:type="spellEnd"/>
        <w:r w:rsidRPr="00234193">
          <w:rPr>
            <w:sz w:val="20"/>
            <w:szCs w:val="20"/>
            <w:lang w:val="en-US"/>
          </w:rPr>
          <w:t xml:space="preserve"> un </w:t>
        </w:r>
        <w:proofErr w:type="spellStart"/>
        <w:r w:rsidRPr="00234193">
          <w:rPr>
            <w:sz w:val="20"/>
            <w:szCs w:val="20"/>
            <w:lang w:val="en-US"/>
          </w:rPr>
          <w:t>resumen</w:t>
        </w:r>
        <w:proofErr w:type="spellEnd"/>
        <w:r w:rsidRPr="00234193">
          <w:rPr>
            <w:sz w:val="20"/>
            <w:szCs w:val="20"/>
            <w:lang w:val="en-US"/>
          </w:rPr>
          <w:t xml:space="preserve"> de </w:t>
        </w:r>
        <w:proofErr w:type="spellStart"/>
        <w:r w:rsidRPr="00234193">
          <w:rPr>
            <w:sz w:val="20"/>
            <w:szCs w:val="20"/>
            <w:lang w:val="en-US"/>
          </w:rPr>
          <w:t>los</w:t>
        </w:r>
        <w:proofErr w:type="spellEnd"/>
        <w:r w:rsidRPr="00234193">
          <w:rPr>
            <w:sz w:val="20"/>
            <w:szCs w:val="20"/>
            <w:lang w:val="en-US"/>
          </w:rPr>
          <w:t xml:space="preserve"> </w:t>
        </w:r>
        <w:proofErr w:type="spellStart"/>
        <w:r w:rsidRPr="00234193">
          <w:rPr>
            <w:sz w:val="20"/>
            <w:szCs w:val="20"/>
            <w:lang w:val="en-US"/>
          </w:rPr>
          <w:t>hechos</w:t>
        </w:r>
        <w:proofErr w:type="spellEnd"/>
        <w:r w:rsidRPr="00234193">
          <w:rPr>
            <w:sz w:val="20"/>
            <w:szCs w:val="20"/>
            <w:lang w:val="en-US"/>
          </w:rPr>
          <w:t xml:space="preserve">. Si </w:t>
        </w:r>
        <w:proofErr w:type="spellStart"/>
        <w:r w:rsidRPr="00234193">
          <w:rPr>
            <w:sz w:val="20"/>
            <w:szCs w:val="20"/>
            <w:lang w:val="en-US"/>
          </w:rPr>
          <w:t>está</w:t>
        </w:r>
        <w:proofErr w:type="spellEnd"/>
        <w:r w:rsidRPr="00234193">
          <w:rPr>
            <w:sz w:val="20"/>
            <w:szCs w:val="20"/>
            <w:lang w:val="en-US"/>
          </w:rPr>
          <w:t xml:space="preserve"> de </w:t>
        </w:r>
        <w:proofErr w:type="spellStart"/>
        <w:r w:rsidRPr="00234193">
          <w:rPr>
            <w:sz w:val="20"/>
            <w:szCs w:val="20"/>
            <w:lang w:val="en-US"/>
          </w:rPr>
          <w:t>acuerdo</w:t>
        </w:r>
        <w:proofErr w:type="spellEnd"/>
        <w:r w:rsidRPr="00234193">
          <w:rPr>
            <w:sz w:val="20"/>
            <w:szCs w:val="20"/>
            <w:lang w:val="en-US"/>
          </w:rPr>
          <w:t xml:space="preserve"> con la </w:t>
        </w:r>
        <w:proofErr w:type="spellStart"/>
        <w:r w:rsidRPr="00234193">
          <w:rPr>
            <w:sz w:val="20"/>
            <w:szCs w:val="20"/>
            <w:lang w:val="en-US"/>
          </w:rPr>
          <w:t>decisión</w:t>
        </w:r>
        <w:proofErr w:type="spellEnd"/>
        <w:r w:rsidRPr="00234193">
          <w:rPr>
            <w:sz w:val="20"/>
            <w:szCs w:val="20"/>
            <w:lang w:val="en-US"/>
          </w:rPr>
          <w:t xml:space="preserve"> </w:t>
        </w:r>
        <w:proofErr w:type="spellStart"/>
        <w:r w:rsidRPr="00234193">
          <w:rPr>
            <w:sz w:val="20"/>
            <w:szCs w:val="20"/>
            <w:lang w:val="en-US"/>
          </w:rPr>
          <w:t>escrita</w:t>
        </w:r>
        <w:proofErr w:type="spellEnd"/>
        <w:r w:rsidRPr="00234193">
          <w:rPr>
            <w:sz w:val="20"/>
            <w:szCs w:val="20"/>
            <w:lang w:val="en-US"/>
          </w:rPr>
          <w:t xml:space="preserve"> y escribe </w:t>
        </w:r>
        <w:proofErr w:type="spellStart"/>
        <w:r w:rsidRPr="00234193">
          <w:rPr>
            <w:sz w:val="20"/>
            <w:szCs w:val="20"/>
            <w:lang w:val="en-US"/>
          </w:rPr>
          <w:t>una</w:t>
        </w:r>
        <w:proofErr w:type="spellEnd"/>
        <w:r w:rsidRPr="00234193">
          <w:rPr>
            <w:sz w:val="20"/>
            <w:szCs w:val="20"/>
            <w:lang w:val="en-US"/>
          </w:rPr>
          <w:t xml:space="preserve"> </w:t>
        </w:r>
        <w:proofErr w:type="spellStart"/>
        <w:r w:rsidRPr="00234193">
          <w:rPr>
            <w:sz w:val="20"/>
            <w:szCs w:val="20"/>
            <w:lang w:val="en-US"/>
          </w:rPr>
          <w:t>declaración</w:t>
        </w:r>
        <w:proofErr w:type="spellEnd"/>
        <w:r w:rsidRPr="00234193">
          <w:rPr>
            <w:sz w:val="20"/>
            <w:szCs w:val="20"/>
            <w:lang w:val="en-US"/>
          </w:rPr>
          <w:t xml:space="preserve"> de </w:t>
        </w:r>
        <w:proofErr w:type="spellStart"/>
        <w:r w:rsidRPr="00234193">
          <w:rPr>
            <w:sz w:val="20"/>
            <w:szCs w:val="20"/>
            <w:lang w:val="en-US"/>
          </w:rPr>
          <w:t>que</w:t>
        </w:r>
        <w:proofErr w:type="spellEnd"/>
        <w:r w:rsidRPr="00234193">
          <w:rPr>
            <w:sz w:val="20"/>
            <w:szCs w:val="20"/>
            <w:lang w:val="en-US"/>
          </w:rPr>
          <w:t xml:space="preserve"> </w:t>
        </w:r>
        <w:proofErr w:type="spellStart"/>
        <w:r w:rsidRPr="00234193">
          <w:rPr>
            <w:sz w:val="20"/>
            <w:szCs w:val="20"/>
            <w:lang w:val="en-US"/>
          </w:rPr>
          <w:t>desea</w:t>
        </w:r>
        <w:proofErr w:type="spellEnd"/>
        <w:r w:rsidRPr="00234193">
          <w:rPr>
            <w:sz w:val="20"/>
            <w:szCs w:val="20"/>
            <w:lang w:val="en-US"/>
          </w:rPr>
          <w:t xml:space="preserve"> </w:t>
        </w:r>
        <w:proofErr w:type="spellStart"/>
        <w:r w:rsidRPr="00234193">
          <w:rPr>
            <w:sz w:val="20"/>
            <w:szCs w:val="20"/>
            <w:lang w:val="en-US"/>
          </w:rPr>
          <w:t>retirar</w:t>
        </w:r>
        <w:proofErr w:type="spellEnd"/>
        <w:r w:rsidRPr="00234193">
          <w:rPr>
            <w:sz w:val="20"/>
            <w:szCs w:val="20"/>
            <w:lang w:val="en-US"/>
          </w:rPr>
          <w:t xml:space="preserve"> </w:t>
        </w:r>
        <w:proofErr w:type="spellStart"/>
        <w:r w:rsidRPr="00234193">
          <w:rPr>
            <w:sz w:val="20"/>
            <w:szCs w:val="20"/>
            <w:lang w:val="en-US"/>
          </w:rPr>
          <w:t>su</w:t>
        </w:r>
        <w:proofErr w:type="spellEnd"/>
        <w:r w:rsidRPr="00234193">
          <w:rPr>
            <w:sz w:val="20"/>
            <w:szCs w:val="20"/>
            <w:lang w:val="en-US"/>
          </w:rPr>
          <w:t xml:space="preserve"> </w:t>
        </w:r>
        <w:proofErr w:type="spellStart"/>
        <w:r w:rsidRPr="00234193">
          <w:rPr>
            <w:sz w:val="20"/>
            <w:szCs w:val="20"/>
            <w:lang w:val="en-US"/>
          </w:rPr>
          <w:t>solicitud</w:t>
        </w:r>
        <w:proofErr w:type="spellEnd"/>
        <w:r w:rsidRPr="00234193">
          <w:rPr>
            <w:sz w:val="20"/>
            <w:szCs w:val="20"/>
            <w:lang w:val="en-US"/>
          </w:rPr>
          <w:t xml:space="preserve"> de audiencia, </w:t>
        </w:r>
        <w:proofErr w:type="spellStart"/>
        <w:r w:rsidRPr="00234193">
          <w:rPr>
            <w:sz w:val="20"/>
            <w:szCs w:val="20"/>
            <w:lang w:val="en-US"/>
          </w:rPr>
          <w:t>su</w:t>
        </w:r>
        <w:proofErr w:type="spellEnd"/>
        <w:r w:rsidRPr="00234193">
          <w:rPr>
            <w:sz w:val="20"/>
            <w:szCs w:val="20"/>
            <w:lang w:val="en-US"/>
          </w:rPr>
          <w:t xml:space="preserve"> </w:t>
        </w:r>
        <w:proofErr w:type="spellStart"/>
        <w:r w:rsidRPr="00234193">
          <w:rPr>
            <w:sz w:val="20"/>
            <w:szCs w:val="20"/>
            <w:lang w:val="en-US"/>
          </w:rPr>
          <w:t>solicitud</w:t>
        </w:r>
        <w:proofErr w:type="spellEnd"/>
        <w:r w:rsidRPr="00234193">
          <w:rPr>
            <w:sz w:val="20"/>
            <w:szCs w:val="20"/>
            <w:lang w:val="en-US"/>
          </w:rPr>
          <w:t xml:space="preserve"> de audiencia </w:t>
        </w:r>
        <w:proofErr w:type="spellStart"/>
        <w:r w:rsidRPr="00234193">
          <w:rPr>
            <w:sz w:val="20"/>
            <w:szCs w:val="20"/>
            <w:lang w:val="en-US"/>
          </w:rPr>
          <w:t>imparcial</w:t>
        </w:r>
        <w:proofErr w:type="spellEnd"/>
        <w:r w:rsidRPr="00234193">
          <w:rPr>
            <w:sz w:val="20"/>
            <w:szCs w:val="20"/>
            <w:lang w:val="en-US"/>
          </w:rPr>
          <w:t xml:space="preserve"> se </w:t>
        </w:r>
        <w:proofErr w:type="spellStart"/>
        <w:r w:rsidRPr="00234193">
          <w:rPr>
            <w:sz w:val="20"/>
            <w:szCs w:val="20"/>
            <w:lang w:val="en-US"/>
          </w:rPr>
          <w:t>considerará</w:t>
        </w:r>
        <w:proofErr w:type="spellEnd"/>
        <w:r w:rsidRPr="00234193">
          <w:rPr>
            <w:sz w:val="20"/>
            <w:szCs w:val="20"/>
            <w:lang w:val="en-US"/>
          </w:rPr>
          <w:t xml:space="preserve"> </w:t>
        </w:r>
        <w:proofErr w:type="spellStart"/>
        <w:r w:rsidRPr="00234193">
          <w:rPr>
            <w:sz w:val="20"/>
            <w:szCs w:val="20"/>
            <w:lang w:val="en-US"/>
          </w:rPr>
          <w:t>formalmente</w:t>
        </w:r>
        <w:proofErr w:type="spellEnd"/>
        <w:r w:rsidRPr="00234193">
          <w:rPr>
            <w:sz w:val="20"/>
            <w:szCs w:val="20"/>
            <w:lang w:val="en-US"/>
          </w:rPr>
          <w:t xml:space="preserve"> </w:t>
        </w:r>
        <w:proofErr w:type="spellStart"/>
        <w:r w:rsidRPr="00234193">
          <w:rPr>
            <w:sz w:val="20"/>
            <w:szCs w:val="20"/>
            <w:lang w:val="en-US"/>
          </w:rPr>
          <w:t>retirada</w:t>
        </w:r>
        <w:proofErr w:type="spellEnd"/>
        <w:r w:rsidRPr="00234193">
          <w:rPr>
            <w:sz w:val="20"/>
            <w:szCs w:val="20"/>
            <w:lang w:val="en-US"/>
          </w:rPr>
          <w:t xml:space="preserve">. Si no </w:t>
        </w:r>
        <w:proofErr w:type="spellStart"/>
        <w:r w:rsidRPr="00234193">
          <w:rPr>
            <w:sz w:val="20"/>
            <w:szCs w:val="20"/>
            <w:lang w:val="en-US"/>
          </w:rPr>
          <w:t>está</w:t>
        </w:r>
        <w:proofErr w:type="spellEnd"/>
        <w:r w:rsidRPr="00234193">
          <w:rPr>
            <w:sz w:val="20"/>
            <w:szCs w:val="20"/>
            <w:lang w:val="en-US"/>
          </w:rPr>
          <w:t xml:space="preserve"> de </w:t>
        </w:r>
        <w:proofErr w:type="spellStart"/>
        <w:r w:rsidRPr="00234193">
          <w:rPr>
            <w:sz w:val="20"/>
            <w:szCs w:val="20"/>
            <w:lang w:val="en-US"/>
          </w:rPr>
          <w:t>acuerdo</w:t>
        </w:r>
        <w:proofErr w:type="spellEnd"/>
        <w:r w:rsidRPr="00234193">
          <w:rPr>
            <w:sz w:val="20"/>
            <w:szCs w:val="20"/>
            <w:lang w:val="en-US"/>
          </w:rPr>
          <w:t xml:space="preserve"> con la </w:t>
        </w:r>
        <w:proofErr w:type="spellStart"/>
        <w:r w:rsidRPr="00234193">
          <w:rPr>
            <w:sz w:val="20"/>
            <w:szCs w:val="20"/>
            <w:lang w:val="en-US"/>
          </w:rPr>
          <w:t>decisión</w:t>
        </w:r>
        <w:proofErr w:type="spellEnd"/>
        <w:r w:rsidRPr="00234193">
          <w:rPr>
            <w:sz w:val="20"/>
            <w:szCs w:val="20"/>
            <w:lang w:val="en-US"/>
          </w:rPr>
          <w:t xml:space="preserve"> </w:t>
        </w:r>
        <w:proofErr w:type="spellStart"/>
        <w:r w:rsidRPr="00234193">
          <w:rPr>
            <w:sz w:val="20"/>
            <w:szCs w:val="20"/>
            <w:lang w:val="en-US"/>
          </w:rPr>
          <w:t>escrita</w:t>
        </w:r>
        <w:proofErr w:type="spellEnd"/>
        <w:r w:rsidRPr="00234193">
          <w:rPr>
            <w:sz w:val="20"/>
            <w:szCs w:val="20"/>
            <w:lang w:val="en-US"/>
          </w:rPr>
          <w:t xml:space="preserve"> del </w:t>
        </w:r>
        <w:proofErr w:type="spellStart"/>
        <w:r w:rsidRPr="00234193">
          <w:rPr>
            <w:sz w:val="20"/>
            <w:szCs w:val="20"/>
            <w:lang w:val="en-US"/>
          </w:rPr>
          <w:t>examinador</w:t>
        </w:r>
        <w:proofErr w:type="spellEnd"/>
        <w:r w:rsidRPr="00234193">
          <w:rPr>
            <w:sz w:val="20"/>
            <w:szCs w:val="20"/>
            <w:lang w:val="en-US"/>
          </w:rPr>
          <w:t xml:space="preserve"> de audiencias, </w:t>
        </w:r>
        <w:proofErr w:type="spellStart"/>
        <w:r w:rsidRPr="00234193">
          <w:rPr>
            <w:sz w:val="20"/>
            <w:szCs w:val="20"/>
            <w:lang w:val="en-US"/>
          </w:rPr>
          <w:t>su</w:t>
        </w:r>
        <w:proofErr w:type="spellEnd"/>
        <w:r w:rsidRPr="00234193">
          <w:rPr>
            <w:sz w:val="20"/>
            <w:szCs w:val="20"/>
            <w:lang w:val="en-US"/>
          </w:rPr>
          <w:t xml:space="preserve"> </w:t>
        </w:r>
        <w:proofErr w:type="spellStart"/>
        <w:r w:rsidRPr="00234193">
          <w:rPr>
            <w:sz w:val="20"/>
            <w:szCs w:val="20"/>
            <w:lang w:val="en-US"/>
          </w:rPr>
          <w:t>apelación</w:t>
        </w:r>
        <w:proofErr w:type="spellEnd"/>
        <w:r w:rsidRPr="00234193">
          <w:rPr>
            <w:sz w:val="20"/>
            <w:szCs w:val="20"/>
            <w:lang w:val="en-US"/>
          </w:rPr>
          <w:t xml:space="preserve"> </w:t>
        </w:r>
        <w:proofErr w:type="spellStart"/>
        <w:r w:rsidRPr="00234193">
          <w:rPr>
            <w:sz w:val="20"/>
            <w:szCs w:val="20"/>
            <w:lang w:val="en-US"/>
          </w:rPr>
          <w:t>continúa</w:t>
        </w:r>
        <w:proofErr w:type="spellEnd"/>
        <w:r w:rsidRPr="00234193">
          <w:rPr>
            <w:sz w:val="20"/>
            <w:szCs w:val="20"/>
            <w:lang w:val="en-US"/>
          </w:rPr>
          <w:t xml:space="preserve"> hasta </w:t>
        </w:r>
        <w:proofErr w:type="spellStart"/>
        <w:r w:rsidRPr="00234193">
          <w:rPr>
            <w:sz w:val="20"/>
            <w:szCs w:val="20"/>
            <w:lang w:val="en-US"/>
          </w:rPr>
          <w:t>una</w:t>
        </w:r>
        <w:proofErr w:type="spellEnd"/>
        <w:r w:rsidRPr="00234193">
          <w:rPr>
            <w:sz w:val="20"/>
            <w:szCs w:val="20"/>
            <w:lang w:val="en-US"/>
          </w:rPr>
          <w:t xml:space="preserve"> audiencia </w:t>
        </w:r>
        <w:proofErr w:type="spellStart"/>
        <w:r w:rsidRPr="00234193">
          <w:rPr>
            <w:sz w:val="20"/>
            <w:szCs w:val="20"/>
            <w:lang w:val="en-US"/>
          </w:rPr>
          <w:t>imparcial</w:t>
        </w:r>
        <w:proofErr w:type="spellEnd"/>
        <w:r w:rsidRPr="00234193">
          <w:rPr>
            <w:sz w:val="20"/>
            <w:szCs w:val="20"/>
            <w:lang w:val="en-US"/>
          </w:rPr>
          <w:t>.</w:t>
        </w:r>
      </w:ins>
    </w:p>
    <w:p w14:paraId="1D9A6593" w14:textId="77777777" w:rsidR="00373B26" w:rsidRPr="00234193" w:rsidRDefault="00373B26" w:rsidP="00373B26">
      <w:pPr>
        <w:numPr>
          <w:ilvl w:val="0"/>
          <w:numId w:val="11"/>
        </w:numPr>
        <w:spacing w:line="240" w:lineRule="auto"/>
        <w:ind w:right="135"/>
        <w:rPr>
          <w:ins w:id="359" w:author="Walker, Laura (DHS-Contractor)" w:date="2026-04-14T13:31:00Z" w16du:dateUtc="2026-04-14T17:31:00Z"/>
          <w:sz w:val="20"/>
          <w:szCs w:val="20"/>
          <w:lang w:val="en-US"/>
        </w:rPr>
      </w:pPr>
      <w:ins w:id="360" w:author="Walker, Laura (DHS-Contractor)" w:date="2026-04-14T13:31:00Z" w16du:dateUtc="2026-04-14T17:31:00Z">
        <w:r w:rsidRPr="00234193">
          <w:rPr>
            <w:sz w:val="20"/>
            <w:szCs w:val="20"/>
            <w:lang w:val="en-US"/>
          </w:rPr>
          <w:t xml:space="preserve">Si decide no </w:t>
        </w:r>
        <w:proofErr w:type="spellStart"/>
        <w:r w:rsidRPr="00234193">
          <w:rPr>
            <w:sz w:val="20"/>
            <w:szCs w:val="20"/>
            <w:lang w:val="en-US"/>
          </w:rPr>
          <w:t>asistir</w:t>
        </w:r>
        <w:proofErr w:type="spellEnd"/>
        <w:r w:rsidRPr="00234193">
          <w:rPr>
            <w:sz w:val="20"/>
            <w:szCs w:val="20"/>
            <w:lang w:val="en-US"/>
          </w:rPr>
          <w:t xml:space="preserve"> a la </w:t>
        </w:r>
        <w:proofErr w:type="spellStart"/>
        <w:r w:rsidRPr="00234193">
          <w:rPr>
            <w:sz w:val="20"/>
            <w:szCs w:val="20"/>
            <w:lang w:val="en-US"/>
          </w:rPr>
          <w:t>reconsideración</w:t>
        </w:r>
        <w:proofErr w:type="spellEnd"/>
        <w:r w:rsidRPr="00234193">
          <w:rPr>
            <w:sz w:val="20"/>
            <w:szCs w:val="20"/>
            <w:lang w:val="en-US"/>
          </w:rPr>
          <w:t xml:space="preserve"> </w:t>
        </w:r>
        <w:proofErr w:type="spellStart"/>
        <w:r w:rsidRPr="00234193">
          <w:rPr>
            <w:sz w:val="20"/>
            <w:szCs w:val="20"/>
            <w:lang w:val="en-US"/>
          </w:rPr>
          <w:t>administrativa</w:t>
        </w:r>
        <w:proofErr w:type="spellEnd"/>
        <w:r w:rsidRPr="00234193">
          <w:rPr>
            <w:sz w:val="20"/>
            <w:szCs w:val="20"/>
            <w:lang w:val="en-US"/>
          </w:rPr>
          <w:t xml:space="preserve">, la </w:t>
        </w:r>
        <w:proofErr w:type="spellStart"/>
        <w:r w:rsidRPr="00234193">
          <w:rPr>
            <w:sz w:val="20"/>
            <w:szCs w:val="20"/>
            <w:lang w:val="en-US"/>
          </w:rPr>
          <w:t>conferencia</w:t>
        </w:r>
        <w:proofErr w:type="spellEnd"/>
        <w:r w:rsidRPr="00234193">
          <w:rPr>
            <w:sz w:val="20"/>
            <w:szCs w:val="20"/>
            <w:lang w:val="en-US"/>
          </w:rPr>
          <w:t xml:space="preserve"> no se </w:t>
        </w:r>
        <w:proofErr w:type="spellStart"/>
        <w:r w:rsidRPr="00234193">
          <w:rPr>
            <w:sz w:val="20"/>
            <w:szCs w:val="20"/>
            <w:lang w:val="en-US"/>
          </w:rPr>
          <w:t>llevará</w:t>
        </w:r>
        <w:proofErr w:type="spellEnd"/>
        <w:r w:rsidRPr="00234193">
          <w:rPr>
            <w:sz w:val="20"/>
            <w:szCs w:val="20"/>
            <w:lang w:val="en-US"/>
          </w:rPr>
          <w:t xml:space="preserve"> a </w:t>
        </w:r>
        <w:proofErr w:type="spellStart"/>
        <w:r w:rsidRPr="00234193">
          <w:rPr>
            <w:sz w:val="20"/>
            <w:szCs w:val="20"/>
            <w:lang w:val="en-US"/>
          </w:rPr>
          <w:t>cabo</w:t>
        </w:r>
        <w:proofErr w:type="spellEnd"/>
        <w:r w:rsidRPr="00234193">
          <w:rPr>
            <w:sz w:val="20"/>
            <w:szCs w:val="20"/>
            <w:lang w:val="en-US"/>
          </w:rPr>
          <w:t xml:space="preserve"> y </w:t>
        </w:r>
        <w:proofErr w:type="spellStart"/>
        <w:r w:rsidRPr="00234193">
          <w:rPr>
            <w:sz w:val="20"/>
            <w:szCs w:val="20"/>
            <w:lang w:val="en-US"/>
          </w:rPr>
          <w:t>su</w:t>
        </w:r>
        <w:proofErr w:type="spellEnd"/>
        <w:r w:rsidRPr="00234193">
          <w:rPr>
            <w:sz w:val="20"/>
            <w:szCs w:val="20"/>
            <w:lang w:val="en-US"/>
          </w:rPr>
          <w:t xml:space="preserve"> </w:t>
        </w:r>
        <w:proofErr w:type="spellStart"/>
        <w:r w:rsidRPr="00234193">
          <w:rPr>
            <w:sz w:val="20"/>
            <w:szCs w:val="20"/>
            <w:lang w:val="en-US"/>
          </w:rPr>
          <w:t>caso</w:t>
        </w:r>
        <w:proofErr w:type="spellEnd"/>
        <w:r w:rsidRPr="00234193">
          <w:rPr>
            <w:sz w:val="20"/>
            <w:szCs w:val="20"/>
            <w:lang w:val="en-US"/>
          </w:rPr>
          <w:t xml:space="preserve"> </w:t>
        </w:r>
        <w:proofErr w:type="spellStart"/>
        <w:r w:rsidRPr="00234193">
          <w:rPr>
            <w:sz w:val="20"/>
            <w:szCs w:val="20"/>
            <w:lang w:val="en-US"/>
          </w:rPr>
          <w:t>continuará</w:t>
        </w:r>
        <w:proofErr w:type="spellEnd"/>
        <w:r w:rsidRPr="00234193">
          <w:rPr>
            <w:sz w:val="20"/>
            <w:szCs w:val="20"/>
            <w:lang w:val="en-US"/>
          </w:rPr>
          <w:t xml:space="preserve"> </w:t>
        </w:r>
        <w:proofErr w:type="spellStart"/>
        <w:r w:rsidRPr="00234193">
          <w:rPr>
            <w:sz w:val="20"/>
            <w:szCs w:val="20"/>
            <w:lang w:val="en-US"/>
          </w:rPr>
          <w:t>en</w:t>
        </w:r>
        <w:proofErr w:type="spellEnd"/>
        <w:r w:rsidRPr="00234193">
          <w:rPr>
            <w:sz w:val="20"/>
            <w:szCs w:val="20"/>
            <w:lang w:val="en-US"/>
          </w:rPr>
          <w:t xml:space="preserve"> </w:t>
        </w:r>
        <w:proofErr w:type="spellStart"/>
        <w:r w:rsidRPr="00234193">
          <w:rPr>
            <w:sz w:val="20"/>
            <w:szCs w:val="20"/>
            <w:lang w:val="en-US"/>
          </w:rPr>
          <w:t>una</w:t>
        </w:r>
        <w:proofErr w:type="spellEnd"/>
        <w:r w:rsidRPr="00234193">
          <w:rPr>
            <w:sz w:val="20"/>
            <w:szCs w:val="20"/>
            <w:lang w:val="en-US"/>
          </w:rPr>
          <w:t xml:space="preserve"> audiencia </w:t>
        </w:r>
        <w:proofErr w:type="spellStart"/>
        <w:r w:rsidRPr="00234193">
          <w:rPr>
            <w:sz w:val="20"/>
            <w:szCs w:val="20"/>
            <w:lang w:val="en-US"/>
          </w:rPr>
          <w:t>imparcial</w:t>
        </w:r>
        <w:proofErr w:type="spellEnd"/>
        <w:r w:rsidRPr="00234193">
          <w:rPr>
            <w:sz w:val="20"/>
            <w:szCs w:val="20"/>
            <w:lang w:val="en-US"/>
          </w:rPr>
          <w:t xml:space="preserve"> ante un </w:t>
        </w:r>
        <w:proofErr w:type="spellStart"/>
        <w:r w:rsidRPr="00234193">
          <w:rPr>
            <w:sz w:val="20"/>
            <w:szCs w:val="20"/>
            <w:lang w:val="en-US"/>
          </w:rPr>
          <w:t>juez</w:t>
        </w:r>
        <w:proofErr w:type="spellEnd"/>
        <w:r w:rsidRPr="00234193">
          <w:rPr>
            <w:sz w:val="20"/>
            <w:szCs w:val="20"/>
            <w:lang w:val="en-US"/>
          </w:rPr>
          <w:t xml:space="preserve"> de derecho </w:t>
        </w:r>
        <w:proofErr w:type="spellStart"/>
        <w:r w:rsidRPr="00234193">
          <w:rPr>
            <w:sz w:val="20"/>
            <w:szCs w:val="20"/>
            <w:lang w:val="en-US"/>
          </w:rPr>
          <w:t>administrativo</w:t>
        </w:r>
        <w:proofErr w:type="spellEnd"/>
        <w:r w:rsidRPr="00234193">
          <w:rPr>
            <w:sz w:val="20"/>
            <w:szCs w:val="20"/>
            <w:lang w:val="en-US"/>
          </w:rPr>
          <w:t xml:space="preserve"> </w:t>
        </w:r>
        <w:proofErr w:type="spellStart"/>
        <w:r w:rsidRPr="00234193">
          <w:rPr>
            <w:sz w:val="20"/>
            <w:szCs w:val="20"/>
            <w:lang w:val="en-US"/>
          </w:rPr>
          <w:t>que</w:t>
        </w:r>
        <w:proofErr w:type="spellEnd"/>
        <w:r w:rsidRPr="00234193">
          <w:rPr>
            <w:sz w:val="20"/>
            <w:szCs w:val="20"/>
            <w:lang w:val="en-US"/>
          </w:rPr>
          <w:t xml:space="preserve"> no sea </w:t>
        </w:r>
        <w:proofErr w:type="spellStart"/>
        <w:r w:rsidRPr="00234193">
          <w:rPr>
            <w:sz w:val="20"/>
            <w:szCs w:val="20"/>
            <w:lang w:val="en-US"/>
          </w:rPr>
          <w:t>empleado</w:t>
        </w:r>
        <w:proofErr w:type="spellEnd"/>
        <w:r w:rsidRPr="00234193">
          <w:rPr>
            <w:sz w:val="20"/>
            <w:szCs w:val="20"/>
            <w:lang w:val="en-US"/>
          </w:rPr>
          <w:t xml:space="preserve"> del </w:t>
        </w:r>
        <w:proofErr w:type="spellStart"/>
        <w:r w:rsidRPr="00234193">
          <w:rPr>
            <w:sz w:val="20"/>
            <w:szCs w:val="20"/>
            <w:lang w:val="en-US"/>
          </w:rPr>
          <w:t>programa</w:t>
        </w:r>
        <w:proofErr w:type="spellEnd"/>
        <w:r w:rsidRPr="00234193">
          <w:rPr>
            <w:sz w:val="20"/>
            <w:szCs w:val="20"/>
            <w:lang w:val="en-US"/>
          </w:rPr>
          <w:t xml:space="preserve"> SUN </w:t>
        </w:r>
        <w:proofErr w:type="spellStart"/>
        <w:r w:rsidRPr="00234193">
          <w:rPr>
            <w:sz w:val="20"/>
            <w:szCs w:val="20"/>
            <w:lang w:val="en-US"/>
          </w:rPr>
          <w:t>Bucks.</w:t>
        </w:r>
        <w:proofErr w:type="spellEnd"/>
        <w:r w:rsidRPr="00234193">
          <w:rPr>
            <w:sz w:val="20"/>
            <w:szCs w:val="20"/>
            <w:lang w:val="en-US"/>
          </w:rPr>
          <w:t xml:space="preserve"> La audiencia </w:t>
        </w:r>
        <w:proofErr w:type="spellStart"/>
        <w:r w:rsidRPr="00234193">
          <w:rPr>
            <w:sz w:val="20"/>
            <w:szCs w:val="20"/>
            <w:lang w:val="en-US"/>
          </w:rPr>
          <w:t>imparcial</w:t>
        </w:r>
        <w:proofErr w:type="spellEnd"/>
        <w:r w:rsidRPr="00234193">
          <w:rPr>
            <w:sz w:val="20"/>
            <w:szCs w:val="20"/>
            <w:lang w:val="en-US"/>
          </w:rPr>
          <w:t xml:space="preserve"> se </w:t>
        </w:r>
        <w:proofErr w:type="spellStart"/>
        <w:r w:rsidRPr="00234193">
          <w:rPr>
            <w:sz w:val="20"/>
            <w:szCs w:val="20"/>
            <w:lang w:val="en-US"/>
          </w:rPr>
          <w:t>llevará</w:t>
        </w:r>
        <w:proofErr w:type="spellEnd"/>
        <w:r w:rsidRPr="00234193">
          <w:rPr>
            <w:sz w:val="20"/>
            <w:szCs w:val="20"/>
            <w:lang w:val="en-US"/>
          </w:rPr>
          <w:t xml:space="preserve"> a </w:t>
        </w:r>
        <w:proofErr w:type="spellStart"/>
        <w:r w:rsidRPr="00234193">
          <w:rPr>
            <w:sz w:val="20"/>
            <w:szCs w:val="20"/>
            <w:lang w:val="en-US"/>
          </w:rPr>
          <w:t>cabo</w:t>
        </w:r>
        <w:proofErr w:type="spellEnd"/>
        <w:r w:rsidRPr="00234193">
          <w:rPr>
            <w:sz w:val="20"/>
            <w:szCs w:val="20"/>
            <w:lang w:val="en-US"/>
          </w:rPr>
          <w:t xml:space="preserve"> </w:t>
        </w:r>
        <w:proofErr w:type="spellStart"/>
        <w:r w:rsidRPr="00234193">
          <w:rPr>
            <w:sz w:val="20"/>
            <w:szCs w:val="20"/>
            <w:lang w:val="en-US"/>
          </w:rPr>
          <w:t>en</w:t>
        </w:r>
        <w:proofErr w:type="spellEnd"/>
        <w:r w:rsidRPr="00234193">
          <w:rPr>
            <w:sz w:val="20"/>
            <w:szCs w:val="20"/>
            <w:lang w:val="en-US"/>
          </w:rPr>
          <w:t xml:space="preserve"> la </w:t>
        </w:r>
        <w:proofErr w:type="spellStart"/>
        <w:r w:rsidRPr="00234193">
          <w:rPr>
            <w:sz w:val="20"/>
            <w:szCs w:val="20"/>
            <w:lang w:val="en-US"/>
          </w:rPr>
          <w:t>Oficina</w:t>
        </w:r>
        <w:proofErr w:type="spellEnd"/>
        <w:r w:rsidRPr="00234193">
          <w:rPr>
            <w:sz w:val="20"/>
            <w:szCs w:val="20"/>
            <w:lang w:val="en-US"/>
          </w:rPr>
          <w:t xml:space="preserve"> de Audiencias </w:t>
        </w:r>
        <w:proofErr w:type="spellStart"/>
        <w:r w:rsidRPr="00234193">
          <w:rPr>
            <w:sz w:val="20"/>
            <w:szCs w:val="20"/>
            <w:lang w:val="en-US"/>
          </w:rPr>
          <w:t>Administrativas</w:t>
        </w:r>
        <w:proofErr w:type="spellEnd"/>
        <w:r w:rsidRPr="00234193">
          <w:rPr>
            <w:sz w:val="20"/>
            <w:szCs w:val="20"/>
            <w:lang w:val="en-US"/>
          </w:rPr>
          <w:t xml:space="preserve"> (OAH) del DC </w:t>
        </w:r>
        <w:proofErr w:type="spellStart"/>
        <w:r w:rsidRPr="00234193">
          <w:rPr>
            <w:sz w:val="20"/>
            <w:szCs w:val="20"/>
            <w:lang w:val="en-US"/>
          </w:rPr>
          <w:t>en</w:t>
        </w:r>
        <w:proofErr w:type="spellEnd"/>
        <w:r w:rsidRPr="00234193">
          <w:rPr>
            <w:sz w:val="20"/>
            <w:szCs w:val="20"/>
            <w:lang w:val="en-US"/>
          </w:rPr>
          <w:t xml:space="preserve"> 441 4th Street NW, Suite 450-North, Washington, DC 20001. La OAH se </w:t>
        </w:r>
        <w:proofErr w:type="spellStart"/>
        <w:r w:rsidRPr="00234193">
          <w:rPr>
            <w:sz w:val="20"/>
            <w:szCs w:val="20"/>
            <w:lang w:val="en-US"/>
          </w:rPr>
          <w:t>comunicará</w:t>
        </w:r>
        <w:proofErr w:type="spellEnd"/>
        <w:r w:rsidRPr="00234193">
          <w:rPr>
            <w:sz w:val="20"/>
            <w:szCs w:val="20"/>
            <w:lang w:val="en-US"/>
          </w:rPr>
          <w:t xml:space="preserve"> con </w:t>
        </w:r>
        <w:proofErr w:type="spellStart"/>
        <w:r w:rsidRPr="00234193">
          <w:rPr>
            <w:sz w:val="20"/>
            <w:szCs w:val="20"/>
            <w:lang w:val="en-US"/>
          </w:rPr>
          <w:t>usted</w:t>
        </w:r>
        <w:proofErr w:type="spellEnd"/>
        <w:r w:rsidRPr="00234193">
          <w:rPr>
            <w:sz w:val="20"/>
            <w:szCs w:val="20"/>
            <w:lang w:val="en-US"/>
          </w:rPr>
          <w:t xml:space="preserve"> y le </w:t>
        </w:r>
        <w:proofErr w:type="spellStart"/>
        <w:r w:rsidRPr="00234193">
          <w:rPr>
            <w:sz w:val="20"/>
            <w:szCs w:val="20"/>
            <w:lang w:val="en-US"/>
          </w:rPr>
          <w:t>dirá</w:t>
        </w:r>
        <w:proofErr w:type="spellEnd"/>
        <w:r w:rsidRPr="00234193">
          <w:rPr>
            <w:sz w:val="20"/>
            <w:szCs w:val="20"/>
            <w:lang w:val="en-US"/>
          </w:rPr>
          <w:t xml:space="preserve"> </w:t>
        </w:r>
        <w:proofErr w:type="spellStart"/>
        <w:r w:rsidRPr="00234193">
          <w:rPr>
            <w:sz w:val="20"/>
            <w:szCs w:val="20"/>
            <w:lang w:val="en-US"/>
          </w:rPr>
          <w:t>cuándo</w:t>
        </w:r>
        <w:proofErr w:type="spellEnd"/>
        <w:r w:rsidRPr="00234193">
          <w:rPr>
            <w:sz w:val="20"/>
            <w:szCs w:val="20"/>
            <w:lang w:val="en-US"/>
          </w:rPr>
          <w:t xml:space="preserve"> y </w:t>
        </w:r>
        <w:proofErr w:type="spellStart"/>
        <w:r w:rsidRPr="00234193">
          <w:rPr>
            <w:sz w:val="20"/>
            <w:szCs w:val="20"/>
            <w:lang w:val="en-US"/>
          </w:rPr>
          <w:t>dónde</w:t>
        </w:r>
        <w:proofErr w:type="spellEnd"/>
        <w:r w:rsidRPr="00234193">
          <w:rPr>
            <w:sz w:val="20"/>
            <w:szCs w:val="20"/>
            <w:lang w:val="en-US"/>
          </w:rPr>
          <w:t xml:space="preserve"> se </w:t>
        </w:r>
        <w:proofErr w:type="spellStart"/>
        <w:r w:rsidRPr="00234193">
          <w:rPr>
            <w:sz w:val="20"/>
            <w:szCs w:val="20"/>
            <w:lang w:val="en-US"/>
          </w:rPr>
          <w:t>llevará</w:t>
        </w:r>
        <w:proofErr w:type="spellEnd"/>
        <w:r w:rsidRPr="00234193">
          <w:rPr>
            <w:sz w:val="20"/>
            <w:szCs w:val="20"/>
            <w:lang w:val="en-US"/>
          </w:rPr>
          <w:t xml:space="preserve"> a </w:t>
        </w:r>
        <w:proofErr w:type="spellStart"/>
        <w:r w:rsidRPr="00234193">
          <w:rPr>
            <w:sz w:val="20"/>
            <w:szCs w:val="20"/>
            <w:lang w:val="en-US"/>
          </w:rPr>
          <w:t>cabo</w:t>
        </w:r>
        <w:proofErr w:type="spellEnd"/>
        <w:r w:rsidRPr="00234193">
          <w:rPr>
            <w:sz w:val="20"/>
            <w:szCs w:val="20"/>
            <w:lang w:val="en-US"/>
          </w:rPr>
          <w:t xml:space="preserve"> la audiencia </w:t>
        </w:r>
        <w:proofErr w:type="spellStart"/>
        <w:r w:rsidRPr="00234193">
          <w:rPr>
            <w:sz w:val="20"/>
            <w:szCs w:val="20"/>
            <w:lang w:val="en-US"/>
          </w:rPr>
          <w:t>imparcial</w:t>
        </w:r>
        <w:proofErr w:type="spellEnd"/>
        <w:r w:rsidRPr="00234193">
          <w:rPr>
            <w:sz w:val="20"/>
            <w:szCs w:val="20"/>
            <w:lang w:val="en-US"/>
          </w:rPr>
          <w:t xml:space="preserve">. La OAH le </w:t>
        </w:r>
        <w:proofErr w:type="spellStart"/>
        <w:r w:rsidRPr="00234193">
          <w:rPr>
            <w:sz w:val="20"/>
            <w:szCs w:val="20"/>
            <w:lang w:val="en-US"/>
          </w:rPr>
          <w:t>enviará</w:t>
        </w:r>
        <w:proofErr w:type="spellEnd"/>
        <w:r w:rsidRPr="00234193">
          <w:rPr>
            <w:sz w:val="20"/>
            <w:szCs w:val="20"/>
            <w:lang w:val="en-US"/>
          </w:rPr>
          <w:t xml:space="preserve"> un aviso de </w:t>
        </w:r>
        <w:proofErr w:type="spellStart"/>
        <w:r w:rsidRPr="00234193">
          <w:rPr>
            <w:sz w:val="20"/>
            <w:szCs w:val="20"/>
            <w:lang w:val="en-US"/>
          </w:rPr>
          <w:t>programación</w:t>
        </w:r>
        <w:proofErr w:type="spellEnd"/>
        <w:r w:rsidRPr="00234193">
          <w:rPr>
            <w:sz w:val="20"/>
            <w:szCs w:val="20"/>
            <w:lang w:val="en-US"/>
          </w:rPr>
          <w:t xml:space="preserve">. Esa </w:t>
        </w:r>
        <w:proofErr w:type="spellStart"/>
        <w:r w:rsidRPr="00234193">
          <w:rPr>
            <w:sz w:val="20"/>
            <w:szCs w:val="20"/>
            <w:lang w:val="en-US"/>
          </w:rPr>
          <w:t>notificación</w:t>
        </w:r>
        <w:proofErr w:type="spellEnd"/>
        <w:r w:rsidRPr="00234193">
          <w:rPr>
            <w:sz w:val="20"/>
            <w:szCs w:val="20"/>
            <w:lang w:val="en-US"/>
          </w:rPr>
          <w:t xml:space="preserve"> le </w:t>
        </w:r>
        <w:proofErr w:type="spellStart"/>
        <w:r w:rsidRPr="00234193">
          <w:rPr>
            <w:sz w:val="20"/>
            <w:szCs w:val="20"/>
            <w:lang w:val="en-US"/>
          </w:rPr>
          <w:t>indicará</w:t>
        </w:r>
        <w:proofErr w:type="spellEnd"/>
        <w:r w:rsidRPr="00234193">
          <w:rPr>
            <w:sz w:val="20"/>
            <w:szCs w:val="20"/>
            <w:lang w:val="en-US"/>
          </w:rPr>
          <w:t xml:space="preserve"> </w:t>
        </w:r>
        <w:proofErr w:type="spellStart"/>
        <w:r w:rsidRPr="00234193">
          <w:rPr>
            <w:sz w:val="20"/>
            <w:szCs w:val="20"/>
            <w:lang w:val="en-US"/>
          </w:rPr>
          <w:t>cuándo</w:t>
        </w:r>
        <w:proofErr w:type="spellEnd"/>
        <w:r w:rsidRPr="00234193">
          <w:rPr>
            <w:sz w:val="20"/>
            <w:szCs w:val="20"/>
            <w:lang w:val="en-US"/>
          </w:rPr>
          <w:t xml:space="preserve"> </w:t>
        </w:r>
        <w:proofErr w:type="spellStart"/>
        <w:r w:rsidRPr="00234193">
          <w:rPr>
            <w:sz w:val="20"/>
            <w:szCs w:val="20"/>
            <w:lang w:val="en-US"/>
          </w:rPr>
          <w:t>tendrá</w:t>
        </w:r>
        <w:proofErr w:type="spellEnd"/>
        <w:r w:rsidRPr="00234193">
          <w:rPr>
            <w:sz w:val="20"/>
            <w:szCs w:val="20"/>
            <w:lang w:val="en-US"/>
          </w:rPr>
          <w:t xml:space="preserve"> </w:t>
        </w:r>
        <w:proofErr w:type="spellStart"/>
        <w:r w:rsidRPr="00234193">
          <w:rPr>
            <w:sz w:val="20"/>
            <w:szCs w:val="20"/>
            <w:lang w:val="en-US"/>
          </w:rPr>
          <w:t>lugar</w:t>
        </w:r>
        <w:proofErr w:type="spellEnd"/>
        <w:r w:rsidRPr="00234193">
          <w:rPr>
            <w:sz w:val="20"/>
            <w:szCs w:val="20"/>
            <w:lang w:val="en-US"/>
          </w:rPr>
          <w:t xml:space="preserve"> </w:t>
        </w:r>
        <w:proofErr w:type="spellStart"/>
        <w:r w:rsidRPr="00234193">
          <w:rPr>
            <w:sz w:val="20"/>
            <w:szCs w:val="20"/>
            <w:lang w:val="en-US"/>
          </w:rPr>
          <w:t>su</w:t>
        </w:r>
        <w:proofErr w:type="spellEnd"/>
        <w:r w:rsidRPr="00234193">
          <w:rPr>
            <w:sz w:val="20"/>
            <w:szCs w:val="20"/>
            <w:lang w:val="en-US"/>
          </w:rPr>
          <w:t xml:space="preserve"> audiencia </w:t>
        </w:r>
        <w:proofErr w:type="spellStart"/>
        <w:r w:rsidRPr="00234193">
          <w:rPr>
            <w:sz w:val="20"/>
            <w:szCs w:val="20"/>
            <w:lang w:val="en-US"/>
          </w:rPr>
          <w:t>imparcial</w:t>
        </w:r>
        <w:proofErr w:type="spellEnd"/>
        <w:r w:rsidRPr="00234193">
          <w:rPr>
            <w:sz w:val="20"/>
            <w:szCs w:val="20"/>
            <w:lang w:val="en-US"/>
          </w:rPr>
          <w:t xml:space="preserve">. </w:t>
        </w:r>
      </w:ins>
    </w:p>
    <w:p w14:paraId="47377C5D" w14:textId="77777777" w:rsidR="00373B26" w:rsidRPr="00234193" w:rsidRDefault="00373B26" w:rsidP="00373B26">
      <w:pPr>
        <w:numPr>
          <w:ilvl w:val="0"/>
          <w:numId w:val="11"/>
        </w:numPr>
        <w:spacing w:line="240" w:lineRule="auto"/>
        <w:ind w:right="135"/>
        <w:rPr>
          <w:ins w:id="361" w:author="Walker, Laura (DHS-Contractor)" w:date="2026-04-14T13:31:00Z" w16du:dateUtc="2026-04-14T17:31:00Z"/>
          <w:sz w:val="20"/>
          <w:szCs w:val="20"/>
        </w:rPr>
      </w:pPr>
      <w:ins w:id="362" w:author="Walker, Laura (DHS-Contractor)" w:date="2026-04-14T13:31:00Z" w16du:dateUtc="2026-04-14T17:31:00Z">
        <w:r w:rsidRPr="00234193">
          <w:rPr>
            <w:sz w:val="20"/>
            <w:szCs w:val="20"/>
            <w:lang w:val="en-US"/>
          </w:rPr>
          <w:t xml:space="preserve">En la audiencia </w:t>
        </w:r>
        <w:proofErr w:type="spellStart"/>
        <w:r w:rsidRPr="00234193">
          <w:rPr>
            <w:sz w:val="20"/>
            <w:szCs w:val="20"/>
            <w:lang w:val="en-US"/>
          </w:rPr>
          <w:t>imparcial</w:t>
        </w:r>
        <w:proofErr w:type="spellEnd"/>
        <w:r w:rsidRPr="00234193">
          <w:rPr>
            <w:sz w:val="20"/>
            <w:szCs w:val="20"/>
            <w:lang w:val="en-US"/>
          </w:rPr>
          <w:t xml:space="preserve">, </w:t>
        </w:r>
        <w:proofErr w:type="spellStart"/>
        <w:r w:rsidRPr="00234193">
          <w:rPr>
            <w:sz w:val="20"/>
            <w:szCs w:val="20"/>
            <w:lang w:val="en-US"/>
          </w:rPr>
          <w:t>usted</w:t>
        </w:r>
        <w:proofErr w:type="spellEnd"/>
        <w:r w:rsidRPr="00234193">
          <w:rPr>
            <w:sz w:val="20"/>
            <w:szCs w:val="20"/>
            <w:lang w:val="en-US"/>
          </w:rPr>
          <w:t xml:space="preserve"> </w:t>
        </w:r>
        <w:proofErr w:type="spellStart"/>
        <w:r w:rsidRPr="00234193">
          <w:rPr>
            <w:sz w:val="20"/>
            <w:szCs w:val="20"/>
            <w:lang w:val="en-US"/>
          </w:rPr>
          <w:t>puede</w:t>
        </w:r>
        <w:proofErr w:type="spellEnd"/>
        <w:r w:rsidRPr="00234193">
          <w:rPr>
            <w:sz w:val="20"/>
            <w:szCs w:val="20"/>
            <w:lang w:val="en-US"/>
          </w:rPr>
          <w:t xml:space="preserve"> </w:t>
        </w:r>
        <w:proofErr w:type="spellStart"/>
        <w:r w:rsidRPr="00234193">
          <w:rPr>
            <w:sz w:val="20"/>
            <w:szCs w:val="20"/>
            <w:lang w:val="en-US"/>
          </w:rPr>
          <w:t>testificar</w:t>
        </w:r>
        <w:proofErr w:type="spellEnd"/>
        <w:r w:rsidRPr="00234193">
          <w:rPr>
            <w:sz w:val="20"/>
            <w:szCs w:val="20"/>
            <w:lang w:val="en-US"/>
          </w:rPr>
          <w:t xml:space="preserve">, </w:t>
        </w:r>
        <w:proofErr w:type="spellStart"/>
        <w:r w:rsidRPr="00234193">
          <w:rPr>
            <w:sz w:val="20"/>
            <w:szCs w:val="20"/>
            <w:lang w:val="en-US"/>
          </w:rPr>
          <w:t>hacer</w:t>
        </w:r>
        <w:proofErr w:type="spellEnd"/>
        <w:r w:rsidRPr="00234193">
          <w:rPr>
            <w:sz w:val="20"/>
            <w:szCs w:val="20"/>
            <w:lang w:val="en-US"/>
          </w:rPr>
          <w:t xml:space="preserve"> </w:t>
        </w:r>
        <w:proofErr w:type="spellStart"/>
        <w:r w:rsidRPr="00234193">
          <w:rPr>
            <w:sz w:val="20"/>
            <w:szCs w:val="20"/>
            <w:lang w:val="en-US"/>
          </w:rPr>
          <w:t>que</w:t>
        </w:r>
        <w:proofErr w:type="spellEnd"/>
        <w:r w:rsidRPr="00234193">
          <w:rPr>
            <w:sz w:val="20"/>
            <w:szCs w:val="20"/>
            <w:lang w:val="en-US"/>
          </w:rPr>
          <w:t xml:space="preserve"> </w:t>
        </w:r>
        <w:proofErr w:type="spellStart"/>
        <w:r w:rsidRPr="00234193">
          <w:rPr>
            <w:sz w:val="20"/>
            <w:szCs w:val="20"/>
            <w:lang w:val="en-US"/>
          </w:rPr>
          <w:t>otros</w:t>
        </w:r>
        <w:proofErr w:type="spellEnd"/>
        <w:r w:rsidRPr="00234193">
          <w:rPr>
            <w:sz w:val="20"/>
            <w:szCs w:val="20"/>
            <w:lang w:val="en-US"/>
          </w:rPr>
          <w:t xml:space="preserve"> </w:t>
        </w:r>
        <w:proofErr w:type="spellStart"/>
        <w:r w:rsidRPr="00234193">
          <w:rPr>
            <w:sz w:val="20"/>
            <w:szCs w:val="20"/>
            <w:lang w:val="en-US"/>
          </w:rPr>
          <w:t>testifiquen</w:t>
        </w:r>
        <w:proofErr w:type="spellEnd"/>
        <w:r w:rsidRPr="00234193">
          <w:rPr>
            <w:sz w:val="20"/>
            <w:szCs w:val="20"/>
            <w:lang w:val="en-US"/>
          </w:rPr>
          <w:t xml:space="preserve"> </w:t>
        </w:r>
        <w:proofErr w:type="spellStart"/>
        <w:r w:rsidRPr="00234193">
          <w:rPr>
            <w:sz w:val="20"/>
            <w:szCs w:val="20"/>
            <w:lang w:val="en-US"/>
          </w:rPr>
          <w:t>por</w:t>
        </w:r>
        <w:proofErr w:type="spellEnd"/>
        <w:r w:rsidRPr="00234193">
          <w:rPr>
            <w:sz w:val="20"/>
            <w:szCs w:val="20"/>
            <w:lang w:val="en-US"/>
          </w:rPr>
          <w:t xml:space="preserve"> </w:t>
        </w:r>
        <w:proofErr w:type="spellStart"/>
        <w:r w:rsidRPr="00234193">
          <w:rPr>
            <w:sz w:val="20"/>
            <w:szCs w:val="20"/>
            <w:lang w:val="en-US"/>
          </w:rPr>
          <w:t>usted</w:t>
        </w:r>
        <w:proofErr w:type="spellEnd"/>
        <w:r w:rsidRPr="00234193">
          <w:rPr>
            <w:sz w:val="20"/>
            <w:szCs w:val="20"/>
            <w:lang w:val="en-US"/>
          </w:rPr>
          <w:t xml:space="preserve"> y </w:t>
        </w:r>
        <w:proofErr w:type="spellStart"/>
        <w:r w:rsidRPr="00234193">
          <w:rPr>
            <w:sz w:val="20"/>
            <w:szCs w:val="20"/>
            <w:lang w:val="en-US"/>
          </w:rPr>
          <w:t>presentar</w:t>
        </w:r>
        <w:proofErr w:type="spellEnd"/>
        <w:r w:rsidRPr="00234193">
          <w:rPr>
            <w:sz w:val="20"/>
            <w:szCs w:val="20"/>
            <w:lang w:val="en-US"/>
          </w:rPr>
          <w:t xml:space="preserve"> </w:t>
        </w:r>
        <w:proofErr w:type="spellStart"/>
        <w:r w:rsidRPr="00234193">
          <w:rPr>
            <w:sz w:val="20"/>
            <w:szCs w:val="20"/>
            <w:lang w:val="en-US"/>
          </w:rPr>
          <w:t>documentos</w:t>
        </w:r>
        <w:proofErr w:type="spellEnd"/>
        <w:r w:rsidRPr="00234193">
          <w:rPr>
            <w:sz w:val="20"/>
            <w:szCs w:val="20"/>
            <w:lang w:val="en-US"/>
          </w:rPr>
          <w:t xml:space="preserve">. En la audiencia, </w:t>
        </w:r>
        <w:proofErr w:type="spellStart"/>
        <w:r w:rsidRPr="00234193">
          <w:rPr>
            <w:sz w:val="20"/>
            <w:szCs w:val="20"/>
            <w:lang w:val="en-US"/>
          </w:rPr>
          <w:t>los</w:t>
        </w:r>
        <w:proofErr w:type="spellEnd"/>
        <w:r w:rsidRPr="00234193">
          <w:rPr>
            <w:sz w:val="20"/>
            <w:szCs w:val="20"/>
            <w:lang w:val="en-US"/>
          </w:rPr>
          <w:t xml:space="preserve"> </w:t>
        </w:r>
        <w:proofErr w:type="spellStart"/>
        <w:r w:rsidRPr="00234193">
          <w:rPr>
            <w:sz w:val="20"/>
            <w:szCs w:val="20"/>
            <w:lang w:val="en-US"/>
          </w:rPr>
          <w:t>representantes</w:t>
        </w:r>
        <w:proofErr w:type="spellEnd"/>
        <w:r w:rsidRPr="00234193">
          <w:rPr>
            <w:sz w:val="20"/>
            <w:szCs w:val="20"/>
            <w:lang w:val="en-US"/>
          </w:rPr>
          <w:t xml:space="preserve"> de la </w:t>
        </w:r>
        <w:proofErr w:type="spellStart"/>
        <w:r w:rsidRPr="00234193">
          <w:rPr>
            <w:sz w:val="20"/>
            <w:szCs w:val="20"/>
            <w:lang w:val="en-US"/>
          </w:rPr>
          <w:t>agencia</w:t>
        </w:r>
        <w:proofErr w:type="spellEnd"/>
        <w:r w:rsidRPr="00234193">
          <w:rPr>
            <w:sz w:val="20"/>
            <w:szCs w:val="20"/>
            <w:lang w:val="en-US"/>
          </w:rPr>
          <w:t xml:space="preserve"> del DC también </w:t>
        </w:r>
        <w:proofErr w:type="spellStart"/>
        <w:r w:rsidRPr="00234193">
          <w:rPr>
            <w:sz w:val="20"/>
            <w:szCs w:val="20"/>
            <w:lang w:val="en-US"/>
          </w:rPr>
          <w:t>podrán</w:t>
        </w:r>
        <w:proofErr w:type="spellEnd"/>
        <w:r w:rsidRPr="00234193">
          <w:rPr>
            <w:sz w:val="20"/>
            <w:szCs w:val="20"/>
            <w:lang w:val="en-US"/>
          </w:rPr>
          <w:t xml:space="preserve"> </w:t>
        </w:r>
        <w:proofErr w:type="spellStart"/>
        <w:r w:rsidRPr="00234193">
          <w:rPr>
            <w:sz w:val="20"/>
            <w:szCs w:val="20"/>
            <w:lang w:val="en-US"/>
          </w:rPr>
          <w:t>hacerle</w:t>
        </w:r>
        <w:proofErr w:type="spellEnd"/>
        <w:r w:rsidRPr="00234193">
          <w:rPr>
            <w:sz w:val="20"/>
            <w:szCs w:val="20"/>
            <w:lang w:val="en-US"/>
          </w:rPr>
          <w:t xml:space="preserve"> </w:t>
        </w:r>
        <w:proofErr w:type="spellStart"/>
        <w:r w:rsidRPr="00234193">
          <w:rPr>
            <w:sz w:val="20"/>
            <w:szCs w:val="20"/>
            <w:lang w:val="en-US"/>
          </w:rPr>
          <w:t>preguntas</w:t>
        </w:r>
        <w:proofErr w:type="spellEnd"/>
        <w:r w:rsidRPr="00234193">
          <w:rPr>
            <w:sz w:val="20"/>
            <w:szCs w:val="20"/>
            <w:lang w:val="en-US"/>
          </w:rPr>
          <w:t xml:space="preserve"> a </w:t>
        </w:r>
        <w:proofErr w:type="spellStart"/>
        <w:r w:rsidRPr="00234193">
          <w:rPr>
            <w:sz w:val="20"/>
            <w:szCs w:val="20"/>
            <w:lang w:val="en-US"/>
          </w:rPr>
          <w:t>usted</w:t>
        </w:r>
        <w:proofErr w:type="spellEnd"/>
        <w:r w:rsidRPr="00234193">
          <w:rPr>
            <w:sz w:val="20"/>
            <w:szCs w:val="20"/>
            <w:lang w:val="en-US"/>
          </w:rPr>
          <w:t xml:space="preserve"> o </w:t>
        </w:r>
        <w:proofErr w:type="gramStart"/>
        <w:r w:rsidRPr="00234193">
          <w:rPr>
            <w:sz w:val="20"/>
            <w:szCs w:val="20"/>
            <w:lang w:val="en-US"/>
          </w:rPr>
          <w:t>a</w:t>
        </w:r>
        <w:proofErr w:type="gramEnd"/>
        <w:r w:rsidRPr="00234193">
          <w:rPr>
            <w:sz w:val="20"/>
            <w:szCs w:val="20"/>
            <w:lang w:val="en-US"/>
          </w:rPr>
          <w:t xml:space="preserve"> </w:t>
        </w:r>
        <w:proofErr w:type="spellStart"/>
        <w:r w:rsidRPr="00234193">
          <w:rPr>
            <w:sz w:val="20"/>
            <w:szCs w:val="20"/>
            <w:lang w:val="en-US"/>
          </w:rPr>
          <w:t>otras</w:t>
        </w:r>
        <w:proofErr w:type="spellEnd"/>
        <w:r w:rsidRPr="00234193">
          <w:rPr>
            <w:sz w:val="20"/>
            <w:szCs w:val="20"/>
            <w:lang w:val="en-US"/>
          </w:rPr>
          <w:t xml:space="preserve"> personas </w:t>
        </w:r>
        <w:proofErr w:type="spellStart"/>
        <w:r w:rsidRPr="00234193">
          <w:rPr>
            <w:sz w:val="20"/>
            <w:szCs w:val="20"/>
            <w:lang w:val="en-US"/>
          </w:rPr>
          <w:t>que</w:t>
        </w:r>
        <w:proofErr w:type="spellEnd"/>
        <w:r w:rsidRPr="00234193">
          <w:rPr>
            <w:sz w:val="20"/>
            <w:szCs w:val="20"/>
            <w:lang w:val="en-US"/>
          </w:rPr>
          <w:t xml:space="preserve"> </w:t>
        </w:r>
        <w:proofErr w:type="spellStart"/>
        <w:r w:rsidRPr="00234193">
          <w:rPr>
            <w:sz w:val="20"/>
            <w:szCs w:val="20"/>
            <w:lang w:val="en-US"/>
          </w:rPr>
          <w:t>testifiquen</w:t>
        </w:r>
        <w:proofErr w:type="spellEnd"/>
        <w:r w:rsidRPr="00234193">
          <w:rPr>
            <w:sz w:val="20"/>
            <w:szCs w:val="20"/>
            <w:lang w:val="en-US"/>
          </w:rPr>
          <w:t xml:space="preserve">. A </w:t>
        </w:r>
        <w:proofErr w:type="spellStart"/>
        <w:r w:rsidRPr="00234193">
          <w:rPr>
            <w:sz w:val="20"/>
            <w:szCs w:val="20"/>
            <w:lang w:val="en-US"/>
          </w:rPr>
          <w:t>los</w:t>
        </w:r>
        <w:proofErr w:type="spellEnd"/>
        <w:r w:rsidRPr="00234193">
          <w:rPr>
            <w:sz w:val="20"/>
            <w:szCs w:val="20"/>
            <w:lang w:val="en-US"/>
          </w:rPr>
          <w:t xml:space="preserve"> </w:t>
        </w:r>
        <w:proofErr w:type="spellStart"/>
        <w:r w:rsidRPr="00234193">
          <w:rPr>
            <w:sz w:val="20"/>
            <w:szCs w:val="20"/>
            <w:lang w:val="en-US"/>
          </w:rPr>
          <w:t>representantes</w:t>
        </w:r>
        <w:proofErr w:type="spellEnd"/>
        <w:r w:rsidRPr="00234193">
          <w:rPr>
            <w:sz w:val="20"/>
            <w:szCs w:val="20"/>
            <w:lang w:val="en-US"/>
          </w:rPr>
          <w:t xml:space="preserve"> de la </w:t>
        </w:r>
        <w:proofErr w:type="spellStart"/>
        <w:r w:rsidRPr="00234193">
          <w:rPr>
            <w:sz w:val="20"/>
            <w:szCs w:val="20"/>
            <w:lang w:val="en-US"/>
          </w:rPr>
          <w:t>agencia</w:t>
        </w:r>
        <w:proofErr w:type="spellEnd"/>
        <w:r w:rsidRPr="00234193">
          <w:rPr>
            <w:sz w:val="20"/>
            <w:szCs w:val="20"/>
            <w:lang w:val="en-US"/>
          </w:rPr>
          <w:t xml:space="preserve"> del DC se les </w:t>
        </w:r>
        <w:proofErr w:type="spellStart"/>
        <w:r w:rsidRPr="00234193">
          <w:rPr>
            <w:sz w:val="20"/>
            <w:szCs w:val="20"/>
            <w:lang w:val="en-US"/>
          </w:rPr>
          <w:t>permitirá</w:t>
        </w:r>
        <w:proofErr w:type="spellEnd"/>
        <w:r w:rsidRPr="00234193">
          <w:rPr>
            <w:sz w:val="20"/>
            <w:szCs w:val="20"/>
            <w:lang w:val="en-US"/>
          </w:rPr>
          <w:t xml:space="preserve"> </w:t>
        </w:r>
        <w:proofErr w:type="spellStart"/>
        <w:r w:rsidRPr="00234193">
          <w:rPr>
            <w:sz w:val="20"/>
            <w:szCs w:val="20"/>
            <w:lang w:val="en-US"/>
          </w:rPr>
          <w:t>presentar</w:t>
        </w:r>
        <w:proofErr w:type="spellEnd"/>
        <w:r w:rsidRPr="00234193">
          <w:rPr>
            <w:sz w:val="20"/>
            <w:szCs w:val="20"/>
            <w:lang w:val="en-US"/>
          </w:rPr>
          <w:t xml:space="preserve"> testimonios y </w:t>
        </w:r>
        <w:proofErr w:type="spellStart"/>
        <w:r w:rsidRPr="00234193">
          <w:rPr>
            <w:sz w:val="20"/>
            <w:szCs w:val="20"/>
            <w:lang w:val="en-US"/>
          </w:rPr>
          <w:t>documentos</w:t>
        </w:r>
        <w:proofErr w:type="spellEnd"/>
        <w:r w:rsidRPr="00234193">
          <w:rPr>
            <w:sz w:val="20"/>
            <w:szCs w:val="20"/>
            <w:lang w:val="en-US"/>
          </w:rPr>
          <w:t xml:space="preserve">. </w:t>
        </w:r>
        <w:proofErr w:type="spellStart"/>
        <w:r w:rsidRPr="00234193">
          <w:rPr>
            <w:sz w:val="20"/>
            <w:szCs w:val="20"/>
            <w:lang w:val="en-US"/>
          </w:rPr>
          <w:t>Podrá</w:t>
        </w:r>
        <w:proofErr w:type="spellEnd"/>
        <w:r w:rsidRPr="00234193">
          <w:rPr>
            <w:sz w:val="20"/>
            <w:szCs w:val="20"/>
            <w:lang w:val="en-US"/>
          </w:rPr>
          <w:t xml:space="preserve"> </w:t>
        </w:r>
        <w:proofErr w:type="spellStart"/>
        <w:r w:rsidRPr="00234193">
          <w:rPr>
            <w:sz w:val="20"/>
            <w:szCs w:val="20"/>
            <w:lang w:val="en-US"/>
          </w:rPr>
          <w:t>hacer</w:t>
        </w:r>
        <w:proofErr w:type="spellEnd"/>
        <w:r w:rsidRPr="00234193">
          <w:rPr>
            <w:sz w:val="20"/>
            <w:szCs w:val="20"/>
            <w:lang w:val="en-US"/>
          </w:rPr>
          <w:t xml:space="preserve"> </w:t>
        </w:r>
        <w:proofErr w:type="spellStart"/>
        <w:r w:rsidRPr="00234193">
          <w:rPr>
            <w:sz w:val="20"/>
            <w:szCs w:val="20"/>
            <w:lang w:val="en-US"/>
          </w:rPr>
          <w:t>preguntas</w:t>
        </w:r>
        <w:proofErr w:type="spellEnd"/>
        <w:r w:rsidRPr="00234193">
          <w:rPr>
            <w:sz w:val="20"/>
            <w:szCs w:val="20"/>
            <w:lang w:val="en-US"/>
          </w:rPr>
          <w:t xml:space="preserve"> al </w:t>
        </w:r>
        <w:proofErr w:type="spellStart"/>
        <w:r w:rsidRPr="00234193">
          <w:rPr>
            <w:sz w:val="20"/>
            <w:szCs w:val="20"/>
            <w:lang w:val="en-US"/>
          </w:rPr>
          <w:t>representante</w:t>
        </w:r>
        <w:proofErr w:type="spellEnd"/>
        <w:r w:rsidRPr="00234193">
          <w:rPr>
            <w:sz w:val="20"/>
            <w:szCs w:val="20"/>
            <w:lang w:val="en-US"/>
          </w:rPr>
          <w:t xml:space="preserve"> de la </w:t>
        </w:r>
        <w:proofErr w:type="spellStart"/>
        <w:r w:rsidRPr="00234193">
          <w:rPr>
            <w:sz w:val="20"/>
            <w:szCs w:val="20"/>
            <w:lang w:val="en-US"/>
          </w:rPr>
          <w:t>agencia</w:t>
        </w:r>
        <w:proofErr w:type="spellEnd"/>
        <w:r w:rsidRPr="00234193">
          <w:rPr>
            <w:sz w:val="20"/>
            <w:szCs w:val="20"/>
            <w:lang w:val="en-US"/>
          </w:rPr>
          <w:t xml:space="preserve"> del DC </w:t>
        </w:r>
        <w:proofErr w:type="spellStart"/>
        <w:r w:rsidRPr="00234193">
          <w:rPr>
            <w:sz w:val="20"/>
            <w:szCs w:val="20"/>
            <w:lang w:val="en-US"/>
          </w:rPr>
          <w:t>si</w:t>
        </w:r>
        <w:proofErr w:type="spellEnd"/>
        <w:r w:rsidRPr="00234193">
          <w:rPr>
            <w:sz w:val="20"/>
            <w:szCs w:val="20"/>
            <w:lang w:val="en-US"/>
          </w:rPr>
          <w:t xml:space="preserve"> lo </w:t>
        </w:r>
        <w:proofErr w:type="spellStart"/>
        <w:r w:rsidRPr="00234193">
          <w:rPr>
            <w:sz w:val="20"/>
            <w:szCs w:val="20"/>
            <w:lang w:val="en-US"/>
          </w:rPr>
          <w:t>desea</w:t>
        </w:r>
        <w:proofErr w:type="spellEnd"/>
        <w:r w:rsidRPr="00234193">
          <w:rPr>
            <w:sz w:val="20"/>
            <w:szCs w:val="20"/>
            <w:lang w:val="en-US"/>
          </w:rPr>
          <w:t xml:space="preserve">. Por </w:t>
        </w:r>
        <w:proofErr w:type="spellStart"/>
        <w:r w:rsidRPr="00234193">
          <w:rPr>
            <w:sz w:val="20"/>
            <w:szCs w:val="20"/>
            <w:lang w:val="en-US"/>
          </w:rPr>
          <w:t>último</w:t>
        </w:r>
        <w:proofErr w:type="spellEnd"/>
        <w:r w:rsidRPr="00234193">
          <w:rPr>
            <w:sz w:val="20"/>
            <w:szCs w:val="20"/>
            <w:lang w:val="en-US"/>
          </w:rPr>
          <w:t xml:space="preserve">, </w:t>
        </w:r>
        <w:proofErr w:type="spellStart"/>
        <w:r w:rsidRPr="00234193">
          <w:rPr>
            <w:sz w:val="20"/>
            <w:szCs w:val="20"/>
            <w:lang w:val="en-US"/>
          </w:rPr>
          <w:t>el</w:t>
        </w:r>
        <w:proofErr w:type="spellEnd"/>
        <w:r w:rsidRPr="00234193">
          <w:rPr>
            <w:sz w:val="20"/>
            <w:szCs w:val="20"/>
            <w:lang w:val="en-US"/>
          </w:rPr>
          <w:t xml:space="preserve"> </w:t>
        </w:r>
        <w:proofErr w:type="spellStart"/>
        <w:r w:rsidRPr="00234193">
          <w:rPr>
            <w:sz w:val="20"/>
            <w:szCs w:val="20"/>
            <w:lang w:val="en-US"/>
          </w:rPr>
          <w:t>juez</w:t>
        </w:r>
        <w:proofErr w:type="spellEnd"/>
        <w:r w:rsidRPr="00234193">
          <w:rPr>
            <w:sz w:val="20"/>
            <w:szCs w:val="20"/>
            <w:lang w:val="en-US"/>
          </w:rPr>
          <w:t xml:space="preserve"> de derecho </w:t>
        </w:r>
        <w:proofErr w:type="spellStart"/>
        <w:r w:rsidRPr="00234193">
          <w:rPr>
            <w:sz w:val="20"/>
            <w:szCs w:val="20"/>
            <w:lang w:val="en-US"/>
          </w:rPr>
          <w:t>administrativo</w:t>
        </w:r>
        <w:proofErr w:type="spellEnd"/>
        <w:r w:rsidRPr="00234193">
          <w:rPr>
            <w:sz w:val="20"/>
            <w:szCs w:val="20"/>
            <w:lang w:val="en-US"/>
          </w:rPr>
          <w:t xml:space="preserve"> </w:t>
        </w:r>
        <w:proofErr w:type="spellStart"/>
        <w:r w:rsidRPr="00234193">
          <w:rPr>
            <w:sz w:val="20"/>
            <w:szCs w:val="20"/>
            <w:lang w:val="en-US"/>
          </w:rPr>
          <w:t>tomará</w:t>
        </w:r>
        <w:proofErr w:type="spellEnd"/>
        <w:r w:rsidRPr="00234193">
          <w:rPr>
            <w:sz w:val="20"/>
            <w:szCs w:val="20"/>
            <w:lang w:val="en-US"/>
          </w:rPr>
          <w:t xml:space="preserve"> </w:t>
        </w:r>
        <w:proofErr w:type="spellStart"/>
        <w:r w:rsidRPr="00234193">
          <w:rPr>
            <w:sz w:val="20"/>
            <w:szCs w:val="20"/>
            <w:lang w:val="en-US"/>
          </w:rPr>
          <w:t>una</w:t>
        </w:r>
        <w:proofErr w:type="spellEnd"/>
        <w:r w:rsidRPr="00234193">
          <w:rPr>
            <w:sz w:val="20"/>
            <w:szCs w:val="20"/>
            <w:lang w:val="en-US"/>
          </w:rPr>
          <w:t xml:space="preserve"> </w:t>
        </w:r>
        <w:proofErr w:type="spellStart"/>
        <w:r w:rsidRPr="00234193">
          <w:rPr>
            <w:sz w:val="20"/>
            <w:szCs w:val="20"/>
            <w:lang w:val="en-US"/>
          </w:rPr>
          <w:t>decisión</w:t>
        </w:r>
        <w:proofErr w:type="spellEnd"/>
        <w:r w:rsidRPr="00234193">
          <w:rPr>
            <w:sz w:val="20"/>
            <w:szCs w:val="20"/>
            <w:lang w:val="en-US"/>
          </w:rPr>
          <w:t xml:space="preserve"> </w:t>
        </w:r>
        <w:proofErr w:type="spellStart"/>
        <w:r w:rsidRPr="00234193">
          <w:rPr>
            <w:sz w:val="20"/>
            <w:szCs w:val="20"/>
            <w:lang w:val="en-US"/>
          </w:rPr>
          <w:t>por</w:t>
        </w:r>
        <w:proofErr w:type="spellEnd"/>
        <w:r w:rsidRPr="00234193">
          <w:rPr>
            <w:sz w:val="20"/>
            <w:szCs w:val="20"/>
            <w:lang w:val="en-US"/>
          </w:rPr>
          <w:t xml:space="preserve"> </w:t>
        </w:r>
        <w:proofErr w:type="spellStart"/>
        <w:r w:rsidRPr="00234193">
          <w:rPr>
            <w:sz w:val="20"/>
            <w:szCs w:val="20"/>
            <w:lang w:val="en-US"/>
          </w:rPr>
          <w:t>escrito</w:t>
        </w:r>
        <w:proofErr w:type="spellEnd"/>
        <w:r w:rsidRPr="00234193">
          <w:rPr>
            <w:sz w:val="20"/>
            <w:szCs w:val="20"/>
            <w:lang w:val="en-US"/>
          </w:rPr>
          <w:t xml:space="preserve">, </w:t>
        </w:r>
        <w:proofErr w:type="spellStart"/>
        <w:r w:rsidRPr="00234193">
          <w:rPr>
            <w:sz w:val="20"/>
            <w:szCs w:val="20"/>
            <w:lang w:val="en-US"/>
          </w:rPr>
          <w:t>una</w:t>
        </w:r>
        <w:proofErr w:type="spellEnd"/>
        <w:r w:rsidRPr="00234193">
          <w:rPr>
            <w:sz w:val="20"/>
            <w:szCs w:val="20"/>
            <w:lang w:val="en-US"/>
          </w:rPr>
          <w:t xml:space="preserve"> </w:t>
        </w:r>
        <w:proofErr w:type="spellStart"/>
        <w:r w:rsidRPr="00234193">
          <w:rPr>
            <w:sz w:val="20"/>
            <w:szCs w:val="20"/>
            <w:lang w:val="en-US"/>
          </w:rPr>
          <w:t>orden</w:t>
        </w:r>
        <w:proofErr w:type="spellEnd"/>
        <w:r w:rsidRPr="00234193">
          <w:rPr>
            <w:sz w:val="20"/>
            <w:szCs w:val="20"/>
            <w:lang w:val="en-US"/>
          </w:rPr>
          <w:t xml:space="preserve"> final, </w:t>
        </w:r>
        <w:proofErr w:type="spellStart"/>
        <w:r w:rsidRPr="00234193">
          <w:rPr>
            <w:sz w:val="20"/>
            <w:szCs w:val="20"/>
            <w:lang w:val="en-US"/>
          </w:rPr>
          <w:t>después</w:t>
        </w:r>
        <w:proofErr w:type="spellEnd"/>
        <w:r w:rsidRPr="00234193">
          <w:rPr>
            <w:sz w:val="20"/>
            <w:szCs w:val="20"/>
            <w:lang w:val="en-US"/>
          </w:rPr>
          <w:t xml:space="preserve"> de la </w:t>
        </w:r>
        <w:proofErr w:type="spellStart"/>
        <w:r w:rsidRPr="00234193">
          <w:rPr>
            <w:sz w:val="20"/>
            <w:szCs w:val="20"/>
            <w:lang w:val="en-US"/>
          </w:rPr>
          <w:t>finalización</w:t>
        </w:r>
        <w:proofErr w:type="spellEnd"/>
        <w:r w:rsidRPr="00234193">
          <w:rPr>
            <w:sz w:val="20"/>
            <w:szCs w:val="20"/>
            <w:lang w:val="en-US"/>
          </w:rPr>
          <w:t xml:space="preserve"> de la audiencia </w:t>
        </w:r>
        <w:proofErr w:type="spellStart"/>
        <w:r w:rsidRPr="00234193">
          <w:rPr>
            <w:sz w:val="20"/>
            <w:szCs w:val="20"/>
            <w:lang w:val="en-US"/>
          </w:rPr>
          <w:t>imparcial</w:t>
        </w:r>
        <w:proofErr w:type="spellEnd"/>
        <w:r w:rsidRPr="00234193">
          <w:rPr>
            <w:sz w:val="20"/>
            <w:szCs w:val="20"/>
            <w:lang w:val="en-US"/>
          </w:rPr>
          <w:t xml:space="preserve">, y se la </w:t>
        </w:r>
        <w:proofErr w:type="spellStart"/>
        <w:r w:rsidRPr="00234193">
          <w:rPr>
            <w:sz w:val="20"/>
            <w:szCs w:val="20"/>
            <w:lang w:val="en-US"/>
          </w:rPr>
          <w:t>enviará</w:t>
        </w:r>
        <w:proofErr w:type="spellEnd"/>
        <w:r w:rsidRPr="00234193">
          <w:rPr>
            <w:sz w:val="20"/>
            <w:szCs w:val="20"/>
            <w:lang w:val="en-US"/>
          </w:rPr>
          <w:t xml:space="preserve">. Esa </w:t>
        </w:r>
        <w:proofErr w:type="spellStart"/>
        <w:r w:rsidRPr="00234193">
          <w:rPr>
            <w:sz w:val="20"/>
            <w:szCs w:val="20"/>
            <w:lang w:val="en-US"/>
          </w:rPr>
          <w:t>decisión</w:t>
        </w:r>
        <w:proofErr w:type="spellEnd"/>
        <w:r w:rsidRPr="00234193">
          <w:rPr>
            <w:sz w:val="20"/>
            <w:szCs w:val="20"/>
            <w:lang w:val="en-US"/>
          </w:rPr>
          <w:t xml:space="preserve"> también le </w:t>
        </w:r>
        <w:proofErr w:type="spellStart"/>
        <w:r w:rsidRPr="00234193">
          <w:rPr>
            <w:sz w:val="20"/>
            <w:szCs w:val="20"/>
            <w:lang w:val="en-US"/>
          </w:rPr>
          <w:t>dirá</w:t>
        </w:r>
        <w:proofErr w:type="spellEnd"/>
        <w:r w:rsidRPr="00234193">
          <w:rPr>
            <w:sz w:val="20"/>
            <w:szCs w:val="20"/>
            <w:lang w:val="en-US"/>
          </w:rPr>
          <w:t xml:space="preserve"> lo </w:t>
        </w:r>
        <w:proofErr w:type="spellStart"/>
        <w:r w:rsidRPr="00234193">
          <w:rPr>
            <w:sz w:val="20"/>
            <w:szCs w:val="20"/>
            <w:lang w:val="en-US"/>
          </w:rPr>
          <w:t>que</w:t>
        </w:r>
        <w:proofErr w:type="spellEnd"/>
        <w:r w:rsidRPr="00234193">
          <w:rPr>
            <w:sz w:val="20"/>
            <w:szCs w:val="20"/>
            <w:lang w:val="en-US"/>
          </w:rPr>
          <w:t xml:space="preserve"> </w:t>
        </w:r>
        <w:proofErr w:type="spellStart"/>
        <w:r w:rsidRPr="00234193">
          <w:rPr>
            <w:sz w:val="20"/>
            <w:szCs w:val="20"/>
            <w:lang w:val="en-US"/>
          </w:rPr>
          <w:t>puede</w:t>
        </w:r>
        <w:proofErr w:type="spellEnd"/>
        <w:r w:rsidRPr="00234193">
          <w:rPr>
            <w:sz w:val="20"/>
            <w:szCs w:val="20"/>
            <w:lang w:val="en-US"/>
          </w:rPr>
          <w:t xml:space="preserve"> </w:t>
        </w:r>
        <w:proofErr w:type="spellStart"/>
        <w:r w:rsidRPr="00234193">
          <w:rPr>
            <w:sz w:val="20"/>
            <w:szCs w:val="20"/>
            <w:lang w:val="en-US"/>
          </w:rPr>
          <w:t>hacer</w:t>
        </w:r>
        <w:proofErr w:type="spellEnd"/>
        <w:r w:rsidRPr="00234193">
          <w:rPr>
            <w:sz w:val="20"/>
            <w:szCs w:val="20"/>
            <w:lang w:val="en-US"/>
          </w:rPr>
          <w:t xml:space="preserve"> </w:t>
        </w:r>
        <w:proofErr w:type="spellStart"/>
        <w:r w:rsidRPr="00234193">
          <w:rPr>
            <w:sz w:val="20"/>
            <w:szCs w:val="20"/>
            <w:lang w:val="en-US"/>
          </w:rPr>
          <w:t>si</w:t>
        </w:r>
        <w:proofErr w:type="spellEnd"/>
        <w:r w:rsidRPr="00234193">
          <w:rPr>
            <w:sz w:val="20"/>
            <w:szCs w:val="20"/>
            <w:lang w:val="en-US"/>
          </w:rPr>
          <w:t xml:space="preserve"> no </w:t>
        </w:r>
        <w:proofErr w:type="spellStart"/>
        <w:r w:rsidRPr="00234193">
          <w:rPr>
            <w:sz w:val="20"/>
            <w:szCs w:val="20"/>
            <w:lang w:val="en-US"/>
          </w:rPr>
          <w:t>está</w:t>
        </w:r>
        <w:proofErr w:type="spellEnd"/>
        <w:r w:rsidRPr="00234193">
          <w:rPr>
            <w:sz w:val="20"/>
            <w:szCs w:val="20"/>
            <w:lang w:val="en-US"/>
          </w:rPr>
          <w:t xml:space="preserve"> de </w:t>
        </w:r>
        <w:proofErr w:type="spellStart"/>
        <w:r w:rsidRPr="00234193">
          <w:rPr>
            <w:sz w:val="20"/>
            <w:szCs w:val="20"/>
            <w:lang w:val="en-US"/>
          </w:rPr>
          <w:t>acuerdo</w:t>
        </w:r>
        <w:proofErr w:type="spellEnd"/>
        <w:r w:rsidRPr="00234193">
          <w:rPr>
            <w:sz w:val="20"/>
            <w:szCs w:val="20"/>
            <w:lang w:val="en-US"/>
          </w:rPr>
          <w:t xml:space="preserve"> con la </w:t>
        </w:r>
        <w:proofErr w:type="spellStart"/>
        <w:r w:rsidRPr="00234193">
          <w:rPr>
            <w:sz w:val="20"/>
            <w:szCs w:val="20"/>
            <w:lang w:val="en-US"/>
          </w:rPr>
          <w:t>orden</w:t>
        </w:r>
        <w:proofErr w:type="spellEnd"/>
        <w:r w:rsidRPr="00234193">
          <w:rPr>
            <w:sz w:val="20"/>
            <w:szCs w:val="20"/>
            <w:lang w:val="en-US"/>
          </w:rPr>
          <w:t xml:space="preserve"> final.</w:t>
        </w:r>
      </w:ins>
    </w:p>
    <w:p w14:paraId="36AACBF6" w14:textId="77777777" w:rsidR="00373B26" w:rsidRPr="00234193" w:rsidRDefault="00373B26" w:rsidP="00373B26">
      <w:pPr>
        <w:spacing w:line="240" w:lineRule="auto"/>
        <w:ind w:right="135"/>
        <w:rPr>
          <w:ins w:id="363" w:author="Walker, Laura (DHS-Contractor)" w:date="2026-04-14T13:31:00Z" w16du:dateUtc="2026-04-14T17:31:00Z"/>
          <w:sz w:val="20"/>
          <w:szCs w:val="20"/>
        </w:rPr>
      </w:pPr>
    </w:p>
    <w:p w14:paraId="515F5D7B" w14:textId="77777777" w:rsidR="00373B26" w:rsidRPr="00234193" w:rsidRDefault="00373B26" w:rsidP="00373B26">
      <w:pPr>
        <w:spacing w:line="240" w:lineRule="auto"/>
        <w:ind w:right="135"/>
        <w:rPr>
          <w:ins w:id="364" w:author="Walker, Laura (DHS-Contractor)" w:date="2026-04-14T13:31:00Z" w16du:dateUtc="2026-04-14T17:31:00Z"/>
          <w:sz w:val="20"/>
          <w:szCs w:val="20"/>
        </w:rPr>
      </w:pPr>
      <w:proofErr w:type="spellStart"/>
      <w:ins w:id="365" w:author="Walker, Laura (DHS-Contractor)" w:date="2026-04-14T13:31:00Z" w16du:dateUtc="2026-04-14T17:31:00Z">
        <w:r w:rsidRPr="00234193">
          <w:rPr>
            <w:sz w:val="20"/>
            <w:szCs w:val="20"/>
          </w:rPr>
          <w:t>Cualquier</w:t>
        </w:r>
        <w:proofErr w:type="spellEnd"/>
        <w:r w:rsidRPr="00234193">
          <w:rPr>
            <w:sz w:val="20"/>
            <w:szCs w:val="20"/>
          </w:rPr>
          <w:t xml:space="preserve"> </w:t>
        </w:r>
        <w:proofErr w:type="spellStart"/>
        <w:r w:rsidRPr="00234193">
          <w:rPr>
            <w:sz w:val="20"/>
            <w:szCs w:val="20"/>
          </w:rPr>
          <w:t>decisión</w:t>
        </w:r>
        <w:proofErr w:type="spellEnd"/>
        <w:r w:rsidRPr="00234193">
          <w:rPr>
            <w:sz w:val="20"/>
            <w:szCs w:val="20"/>
          </w:rPr>
          <w:t xml:space="preserve"> de la OARA o de la OAH </w:t>
        </w:r>
        <w:proofErr w:type="spellStart"/>
        <w:r w:rsidRPr="00234193">
          <w:rPr>
            <w:sz w:val="20"/>
            <w:szCs w:val="20"/>
          </w:rPr>
          <w:t>sobre</w:t>
        </w:r>
        <w:proofErr w:type="spellEnd"/>
        <w:r w:rsidRPr="00234193">
          <w:rPr>
            <w:sz w:val="20"/>
            <w:szCs w:val="20"/>
          </w:rPr>
          <w:t xml:space="preserve"> </w:t>
        </w:r>
        <w:proofErr w:type="spellStart"/>
        <w:r w:rsidRPr="00234193">
          <w:rPr>
            <w:sz w:val="20"/>
            <w:szCs w:val="20"/>
          </w:rPr>
          <w:t>su</w:t>
        </w:r>
        <w:proofErr w:type="spellEnd"/>
        <w:r w:rsidRPr="00234193">
          <w:rPr>
            <w:sz w:val="20"/>
            <w:szCs w:val="20"/>
          </w:rPr>
          <w:t xml:space="preserve"> </w:t>
        </w:r>
        <w:proofErr w:type="spellStart"/>
        <w:r w:rsidRPr="00234193">
          <w:rPr>
            <w:sz w:val="20"/>
            <w:szCs w:val="20"/>
          </w:rPr>
          <w:t>elegibilidad</w:t>
        </w:r>
        <w:proofErr w:type="spellEnd"/>
        <w:r w:rsidRPr="00234193">
          <w:rPr>
            <w:sz w:val="20"/>
            <w:szCs w:val="20"/>
          </w:rPr>
          <w:t xml:space="preserve"> para </w:t>
        </w:r>
        <w:proofErr w:type="spellStart"/>
        <w:r w:rsidRPr="00234193">
          <w:rPr>
            <w:sz w:val="20"/>
            <w:szCs w:val="20"/>
          </w:rPr>
          <w:t>los</w:t>
        </w:r>
        <w:proofErr w:type="spellEnd"/>
        <w:r w:rsidRPr="00234193">
          <w:rPr>
            <w:sz w:val="20"/>
            <w:szCs w:val="20"/>
          </w:rPr>
          <w:t xml:space="preserve"> </w:t>
        </w:r>
        <w:proofErr w:type="spellStart"/>
        <w:r w:rsidRPr="00234193">
          <w:rPr>
            <w:sz w:val="20"/>
            <w:szCs w:val="20"/>
          </w:rPr>
          <w:t>beneficios</w:t>
        </w:r>
        <w:proofErr w:type="spellEnd"/>
        <w:r w:rsidRPr="00234193">
          <w:rPr>
            <w:sz w:val="20"/>
            <w:szCs w:val="20"/>
          </w:rPr>
          <w:t xml:space="preserve"> también </w:t>
        </w:r>
        <w:proofErr w:type="spellStart"/>
        <w:r w:rsidRPr="00234193">
          <w:rPr>
            <w:sz w:val="20"/>
            <w:szCs w:val="20"/>
          </w:rPr>
          <w:t>podría</w:t>
        </w:r>
        <w:proofErr w:type="spellEnd"/>
        <w:r w:rsidRPr="00234193">
          <w:rPr>
            <w:sz w:val="20"/>
            <w:szCs w:val="20"/>
          </w:rPr>
          <w:t xml:space="preserve"> </w:t>
        </w:r>
        <w:proofErr w:type="spellStart"/>
        <w:r w:rsidRPr="00234193">
          <w:rPr>
            <w:sz w:val="20"/>
            <w:szCs w:val="20"/>
          </w:rPr>
          <w:t>cambiar</w:t>
        </w:r>
        <w:proofErr w:type="spellEnd"/>
        <w:r w:rsidRPr="00234193">
          <w:rPr>
            <w:sz w:val="20"/>
            <w:szCs w:val="20"/>
          </w:rPr>
          <w:t xml:space="preserve"> la </w:t>
        </w:r>
        <w:proofErr w:type="spellStart"/>
        <w:r w:rsidRPr="00234193">
          <w:rPr>
            <w:sz w:val="20"/>
            <w:szCs w:val="20"/>
          </w:rPr>
          <w:t>elegibilidad</w:t>
        </w:r>
        <w:proofErr w:type="spellEnd"/>
        <w:r w:rsidRPr="00234193">
          <w:rPr>
            <w:sz w:val="20"/>
            <w:szCs w:val="20"/>
          </w:rPr>
          <w:t xml:space="preserve"> de </w:t>
        </w:r>
        <w:proofErr w:type="spellStart"/>
        <w:r w:rsidRPr="00234193">
          <w:rPr>
            <w:sz w:val="20"/>
            <w:szCs w:val="20"/>
          </w:rPr>
          <w:t>otras</w:t>
        </w:r>
        <w:proofErr w:type="spellEnd"/>
        <w:r w:rsidRPr="00234193">
          <w:rPr>
            <w:sz w:val="20"/>
            <w:szCs w:val="20"/>
          </w:rPr>
          <w:t xml:space="preserve"> personas </w:t>
        </w:r>
        <w:proofErr w:type="spellStart"/>
        <w:r w:rsidRPr="00234193">
          <w:rPr>
            <w:sz w:val="20"/>
            <w:szCs w:val="20"/>
          </w:rPr>
          <w:t>en</w:t>
        </w:r>
        <w:proofErr w:type="spellEnd"/>
        <w:r w:rsidRPr="00234193">
          <w:rPr>
            <w:sz w:val="20"/>
            <w:szCs w:val="20"/>
          </w:rPr>
          <w:t xml:space="preserve"> </w:t>
        </w:r>
        <w:proofErr w:type="spellStart"/>
        <w:r w:rsidRPr="00234193">
          <w:rPr>
            <w:sz w:val="20"/>
            <w:szCs w:val="20"/>
          </w:rPr>
          <w:t>su</w:t>
        </w:r>
        <w:proofErr w:type="spellEnd"/>
        <w:r w:rsidRPr="00234193">
          <w:rPr>
            <w:sz w:val="20"/>
            <w:szCs w:val="20"/>
          </w:rPr>
          <w:t xml:space="preserve"> </w:t>
        </w:r>
        <w:proofErr w:type="spellStart"/>
        <w:r w:rsidRPr="00234193">
          <w:rPr>
            <w:sz w:val="20"/>
            <w:szCs w:val="20"/>
          </w:rPr>
          <w:t>grupo</w:t>
        </w:r>
        <w:proofErr w:type="spellEnd"/>
        <w:r w:rsidRPr="00234193">
          <w:rPr>
            <w:sz w:val="20"/>
            <w:szCs w:val="20"/>
          </w:rPr>
          <w:t xml:space="preserve"> familiar.</w:t>
        </w:r>
      </w:ins>
    </w:p>
    <w:p w14:paraId="52920B9A" w14:textId="77777777" w:rsidR="00373B26" w:rsidRDefault="00373B26" w:rsidP="00373B26">
      <w:pPr>
        <w:spacing w:line="240" w:lineRule="auto"/>
        <w:ind w:right="135"/>
        <w:rPr>
          <w:ins w:id="366" w:author="Walker, Laura (DHS-Contractor)" w:date="2026-04-14T13:31:00Z" w16du:dateUtc="2026-04-14T17:31:00Z"/>
          <w:sz w:val="20"/>
          <w:szCs w:val="20"/>
        </w:rPr>
      </w:pPr>
    </w:p>
    <w:p w14:paraId="47D3FD91" w14:textId="77777777" w:rsidR="00373B26" w:rsidRDefault="00373B26" w:rsidP="00373B26">
      <w:pPr>
        <w:spacing w:line="252" w:lineRule="auto"/>
        <w:rPr>
          <w:ins w:id="367" w:author="Walker, Laura (DHS-Contractor)" w:date="2026-04-14T13:31:00Z" w16du:dateUtc="2026-04-14T17:31:00Z"/>
          <w:rFonts w:eastAsiaTheme="minorEastAsia" w:cs="Calibri"/>
          <w:sz w:val="20"/>
          <w:szCs w:val="20"/>
          <w:lang w:val="en-US"/>
        </w:rPr>
      </w:pPr>
      <w:ins w:id="368" w:author="Walker, Laura (DHS-Contractor)" w:date="2026-04-14T13:31:00Z" w16du:dateUtc="2026-04-14T17:31:00Z">
        <w:r w:rsidRPr="00534E13">
          <w:rPr>
            <w:rFonts w:eastAsia="Cambria" w:cs="Calibri"/>
            <w:b/>
            <w:color w:val="000000" w:themeColor="text1"/>
            <w:sz w:val="20"/>
            <w:szCs w:val="20"/>
            <w:lang w:val="en-US"/>
          </w:rPr>
          <w:t xml:space="preserve">Declaración de No </w:t>
        </w:r>
        <w:proofErr w:type="spellStart"/>
        <w:r w:rsidRPr="00534E13">
          <w:rPr>
            <w:rFonts w:eastAsia="Cambria" w:cs="Calibri"/>
            <w:b/>
            <w:color w:val="000000" w:themeColor="text1"/>
            <w:sz w:val="20"/>
            <w:szCs w:val="20"/>
            <w:lang w:val="en-US"/>
          </w:rPr>
          <w:t>Discriminación</w:t>
        </w:r>
        <w:proofErr w:type="spellEnd"/>
        <w:r w:rsidRPr="00534E13">
          <w:rPr>
            <w:rFonts w:eastAsia="Cambria" w:cs="Calibri"/>
            <w:b/>
            <w:color w:val="000000" w:themeColor="text1"/>
            <w:sz w:val="20"/>
            <w:szCs w:val="20"/>
            <w:lang w:val="en-US"/>
          </w:rPr>
          <w:t xml:space="preserve">: </w:t>
        </w:r>
        <w:r w:rsidRPr="00534E13">
          <w:rPr>
            <w:rFonts w:eastAsiaTheme="minorEastAsia" w:cs="Calibri"/>
            <w:sz w:val="20"/>
            <w:szCs w:val="20"/>
            <w:lang w:val="en-US"/>
          </w:rPr>
          <w:t xml:space="preserve">De </w:t>
        </w:r>
        <w:proofErr w:type="spellStart"/>
        <w:r w:rsidRPr="00534E13">
          <w:rPr>
            <w:rFonts w:eastAsiaTheme="minorEastAsia" w:cs="Calibri"/>
            <w:sz w:val="20"/>
            <w:szCs w:val="20"/>
            <w:lang w:val="en-US"/>
          </w:rPr>
          <w:t>conformidad</w:t>
        </w:r>
        <w:proofErr w:type="spellEnd"/>
        <w:r w:rsidRPr="00534E13">
          <w:rPr>
            <w:rFonts w:eastAsiaTheme="minorEastAsia" w:cs="Calibri"/>
            <w:sz w:val="20"/>
            <w:szCs w:val="20"/>
            <w:lang w:val="en-US"/>
          </w:rPr>
          <w:t xml:space="preserve"> con la ley federal de derechos </w:t>
        </w:r>
        <w:proofErr w:type="spellStart"/>
        <w:r w:rsidRPr="00534E13">
          <w:rPr>
            <w:rFonts w:eastAsiaTheme="minorEastAsia" w:cs="Calibri"/>
            <w:sz w:val="20"/>
            <w:szCs w:val="20"/>
            <w:lang w:val="en-US"/>
          </w:rPr>
          <w:t>civiles</w:t>
        </w:r>
        <w:proofErr w:type="spellEnd"/>
        <w:r w:rsidRPr="00534E13">
          <w:rPr>
            <w:rFonts w:eastAsiaTheme="minorEastAsia" w:cs="Calibri"/>
            <w:sz w:val="20"/>
            <w:szCs w:val="20"/>
            <w:lang w:val="en-US"/>
          </w:rPr>
          <w:t xml:space="preserve"> y las </w:t>
        </w:r>
        <w:proofErr w:type="spellStart"/>
        <w:r w:rsidRPr="00534E13">
          <w:rPr>
            <w:rFonts w:eastAsiaTheme="minorEastAsia" w:cs="Calibri"/>
            <w:sz w:val="20"/>
            <w:szCs w:val="20"/>
            <w:lang w:val="en-US"/>
          </w:rPr>
          <w:t>normas</w:t>
        </w:r>
        <w:proofErr w:type="spellEnd"/>
        <w:r w:rsidRPr="00534E13">
          <w:rPr>
            <w:rFonts w:eastAsiaTheme="minorEastAsia" w:cs="Calibri"/>
            <w:sz w:val="20"/>
            <w:szCs w:val="20"/>
            <w:lang w:val="en-US"/>
          </w:rPr>
          <w:t xml:space="preserve"> y </w:t>
        </w:r>
        <w:proofErr w:type="spellStart"/>
        <w:r w:rsidRPr="00534E13">
          <w:rPr>
            <w:rFonts w:eastAsiaTheme="minorEastAsia" w:cs="Calibri"/>
            <w:sz w:val="20"/>
            <w:szCs w:val="20"/>
            <w:lang w:val="en-US"/>
          </w:rPr>
          <w:t>políticas</w:t>
        </w:r>
        <w:proofErr w:type="spellEnd"/>
        <w:r w:rsidRPr="00534E13">
          <w:rPr>
            <w:rFonts w:eastAsiaTheme="minorEastAsia" w:cs="Calibri"/>
            <w:sz w:val="20"/>
            <w:szCs w:val="20"/>
            <w:lang w:val="en-US"/>
          </w:rPr>
          <w:t xml:space="preserve"> de derechos </w:t>
        </w:r>
        <w:proofErr w:type="spellStart"/>
        <w:r w:rsidRPr="00534E13">
          <w:rPr>
            <w:rFonts w:eastAsiaTheme="minorEastAsia" w:cs="Calibri"/>
            <w:sz w:val="20"/>
            <w:szCs w:val="20"/>
            <w:lang w:val="en-US"/>
          </w:rPr>
          <w:t>civiles</w:t>
        </w:r>
        <w:proofErr w:type="spellEnd"/>
        <w:r w:rsidRPr="00534E13">
          <w:rPr>
            <w:rFonts w:eastAsiaTheme="minorEastAsia" w:cs="Calibri"/>
            <w:sz w:val="20"/>
            <w:szCs w:val="20"/>
            <w:lang w:val="en-US"/>
          </w:rPr>
          <w:t xml:space="preserve"> del Departamento de Agricultura de </w:t>
        </w:r>
        <w:proofErr w:type="spellStart"/>
        <w:r w:rsidRPr="00534E13">
          <w:rPr>
            <w:rFonts w:eastAsiaTheme="minorEastAsia" w:cs="Calibri"/>
            <w:sz w:val="20"/>
            <w:szCs w:val="20"/>
            <w:lang w:val="en-US"/>
          </w:rPr>
          <w:t>los</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Estados</w:t>
        </w:r>
        <w:proofErr w:type="spellEnd"/>
        <w:r w:rsidRPr="00534E13">
          <w:rPr>
            <w:rFonts w:eastAsiaTheme="minorEastAsia" w:cs="Calibri"/>
            <w:sz w:val="20"/>
            <w:szCs w:val="20"/>
            <w:lang w:val="en-US"/>
          </w:rPr>
          <w:t xml:space="preserve"> Unidos (USDA), </w:t>
        </w:r>
        <w:proofErr w:type="spellStart"/>
        <w:r w:rsidRPr="00534E13">
          <w:rPr>
            <w:rFonts w:eastAsiaTheme="minorEastAsia" w:cs="Calibri"/>
            <w:sz w:val="20"/>
            <w:szCs w:val="20"/>
            <w:lang w:val="en-US"/>
          </w:rPr>
          <w:t>el</w:t>
        </w:r>
        <w:proofErr w:type="spellEnd"/>
        <w:r w:rsidRPr="00534E13">
          <w:rPr>
            <w:rFonts w:eastAsiaTheme="minorEastAsia" w:cs="Calibri"/>
            <w:sz w:val="20"/>
            <w:szCs w:val="20"/>
            <w:lang w:val="en-US"/>
          </w:rPr>
          <w:t xml:space="preserve"> USDA, sus </w:t>
        </w:r>
        <w:proofErr w:type="spellStart"/>
        <w:r w:rsidRPr="00534E13">
          <w:rPr>
            <w:rFonts w:eastAsiaTheme="minorEastAsia" w:cs="Calibri"/>
            <w:sz w:val="20"/>
            <w:szCs w:val="20"/>
            <w:lang w:val="en-US"/>
          </w:rPr>
          <w:t>agencias</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oficinas</w:t>
        </w:r>
        <w:proofErr w:type="spellEnd"/>
        <w:r w:rsidRPr="00534E13">
          <w:rPr>
            <w:rFonts w:eastAsiaTheme="minorEastAsia" w:cs="Calibri"/>
            <w:sz w:val="20"/>
            <w:szCs w:val="20"/>
            <w:lang w:val="en-US"/>
          </w:rPr>
          <w:t xml:space="preserve"> y </w:t>
        </w:r>
        <w:proofErr w:type="spellStart"/>
        <w:r w:rsidRPr="00534E13">
          <w:rPr>
            <w:rFonts w:eastAsiaTheme="minorEastAsia" w:cs="Calibri"/>
            <w:sz w:val="20"/>
            <w:szCs w:val="20"/>
            <w:lang w:val="en-US"/>
          </w:rPr>
          <w:t>empleados</w:t>
        </w:r>
        <w:proofErr w:type="spellEnd"/>
        <w:r w:rsidRPr="00534E13">
          <w:rPr>
            <w:rFonts w:eastAsiaTheme="minorEastAsia" w:cs="Calibri"/>
            <w:sz w:val="20"/>
            <w:szCs w:val="20"/>
            <w:lang w:val="en-US"/>
          </w:rPr>
          <w:t xml:space="preserve">, y las </w:t>
        </w:r>
        <w:proofErr w:type="spellStart"/>
        <w:r w:rsidRPr="00534E13">
          <w:rPr>
            <w:rFonts w:eastAsiaTheme="minorEastAsia" w:cs="Calibri"/>
            <w:sz w:val="20"/>
            <w:szCs w:val="20"/>
            <w:lang w:val="en-US"/>
          </w:rPr>
          <w:t>instituciones</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que</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participan</w:t>
        </w:r>
        <w:proofErr w:type="spellEnd"/>
        <w:r w:rsidRPr="00534E13">
          <w:rPr>
            <w:rFonts w:eastAsiaTheme="minorEastAsia" w:cs="Calibri"/>
            <w:sz w:val="20"/>
            <w:szCs w:val="20"/>
            <w:lang w:val="en-US"/>
          </w:rPr>
          <w:t xml:space="preserve"> o </w:t>
        </w:r>
        <w:proofErr w:type="spellStart"/>
        <w:r w:rsidRPr="00534E13">
          <w:rPr>
            <w:rFonts w:eastAsiaTheme="minorEastAsia" w:cs="Calibri"/>
            <w:sz w:val="20"/>
            <w:szCs w:val="20"/>
            <w:lang w:val="en-US"/>
          </w:rPr>
          <w:t>administran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programas</w:t>
        </w:r>
        <w:proofErr w:type="spellEnd"/>
        <w:r w:rsidRPr="00534E13">
          <w:rPr>
            <w:rFonts w:eastAsiaTheme="minorEastAsia" w:cs="Calibri"/>
            <w:sz w:val="20"/>
            <w:szCs w:val="20"/>
            <w:lang w:val="en-US"/>
          </w:rPr>
          <w:t xml:space="preserve"> del USDA </w:t>
        </w:r>
        <w:proofErr w:type="spellStart"/>
        <w:r w:rsidRPr="00534E13">
          <w:rPr>
            <w:rFonts w:eastAsiaTheme="minorEastAsia" w:cs="Calibri"/>
            <w:sz w:val="20"/>
            <w:szCs w:val="20"/>
            <w:lang w:val="en-US"/>
          </w:rPr>
          <w:t>tienen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prohibido</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discriminar</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por</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motivos</w:t>
        </w:r>
        <w:proofErr w:type="spellEnd"/>
        <w:r w:rsidRPr="00534E13">
          <w:rPr>
            <w:rFonts w:eastAsiaTheme="minorEastAsia" w:cs="Calibri"/>
            <w:sz w:val="20"/>
            <w:szCs w:val="20"/>
            <w:lang w:val="en-US"/>
          </w:rPr>
          <w:t xml:space="preserve"> de raza, color, </w:t>
        </w:r>
        <w:proofErr w:type="spellStart"/>
        <w:r w:rsidRPr="00534E13">
          <w:rPr>
            <w:rFonts w:eastAsiaTheme="minorEastAsia" w:cs="Calibri"/>
            <w:sz w:val="20"/>
            <w:szCs w:val="20"/>
            <w:lang w:val="en-US"/>
          </w:rPr>
          <w:t>origen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nacional</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religión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sexo</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orientación</w:t>
        </w:r>
        <w:proofErr w:type="spellEnd"/>
        <w:r w:rsidRPr="00534E13">
          <w:rPr>
            <w:rFonts w:eastAsiaTheme="minorEastAsia" w:cs="Calibri"/>
            <w:sz w:val="20"/>
            <w:szCs w:val="20"/>
            <w:lang w:val="en-US"/>
          </w:rPr>
          <w:t xml:space="preserve"> sexual, </w:t>
        </w:r>
        <w:proofErr w:type="spellStart"/>
        <w:r w:rsidRPr="00534E13">
          <w:rPr>
            <w:rFonts w:eastAsiaTheme="minorEastAsia" w:cs="Calibri"/>
            <w:sz w:val="20"/>
            <w:szCs w:val="20"/>
            <w:lang w:val="en-US"/>
          </w:rPr>
          <w:t>discapacidad</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edad</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estado</w:t>
        </w:r>
        <w:proofErr w:type="spellEnd"/>
        <w:r w:rsidRPr="00534E13">
          <w:rPr>
            <w:rFonts w:eastAsiaTheme="minorEastAsia" w:cs="Calibri"/>
            <w:sz w:val="20"/>
            <w:szCs w:val="20"/>
            <w:lang w:val="en-US"/>
          </w:rPr>
          <w:t xml:space="preserve"> civil, </w:t>
        </w:r>
        <w:proofErr w:type="spellStart"/>
        <w:r w:rsidRPr="00534E13">
          <w:rPr>
            <w:rFonts w:eastAsiaTheme="minorEastAsia" w:cs="Calibri"/>
            <w:sz w:val="20"/>
            <w:szCs w:val="20"/>
            <w:lang w:val="en-US"/>
          </w:rPr>
          <w:t>estado</w:t>
        </w:r>
        <w:proofErr w:type="spellEnd"/>
        <w:r w:rsidRPr="00534E13">
          <w:rPr>
            <w:rFonts w:eastAsiaTheme="minorEastAsia" w:cs="Calibri"/>
            <w:sz w:val="20"/>
            <w:szCs w:val="20"/>
            <w:lang w:val="en-US"/>
          </w:rPr>
          <w:t xml:space="preserve"> familiar/parental, </w:t>
        </w:r>
        <w:proofErr w:type="spellStart"/>
        <w:r w:rsidRPr="00534E13">
          <w:rPr>
            <w:rFonts w:eastAsiaTheme="minorEastAsia" w:cs="Calibri"/>
            <w:sz w:val="20"/>
            <w:szCs w:val="20"/>
            <w:lang w:val="en-US"/>
          </w:rPr>
          <w:t>ingresos</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derivados</w:t>
        </w:r>
        <w:proofErr w:type="spellEnd"/>
        <w:r w:rsidRPr="00534E13">
          <w:rPr>
            <w:rFonts w:eastAsiaTheme="minorEastAsia" w:cs="Calibri"/>
            <w:sz w:val="20"/>
            <w:szCs w:val="20"/>
            <w:lang w:val="en-US"/>
          </w:rPr>
          <w:t xml:space="preserve"> de un </w:t>
        </w:r>
        <w:proofErr w:type="spellStart"/>
        <w:r w:rsidRPr="00534E13">
          <w:rPr>
            <w:rFonts w:eastAsiaTheme="minorEastAsia" w:cs="Calibri"/>
            <w:sz w:val="20"/>
            <w:szCs w:val="20"/>
            <w:lang w:val="en-US"/>
          </w:rPr>
          <w:t>programa</w:t>
        </w:r>
        <w:proofErr w:type="spellEnd"/>
        <w:r w:rsidRPr="00534E13">
          <w:rPr>
            <w:rFonts w:eastAsiaTheme="minorEastAsia" w:cs="Calibri"/>
            <w:sz w:val="20"/>
            <w:szCs w:val="20"/>
            <w:lang w:val="en-US"/>
          </w:rPr>
          <w:t xml:space="preserve"> de </w:t>
        </w:r>
        <w:proofErr w:type="spellStart"/>
        <w:r w:rsidRPr="00534E13">
          <w:rPr>
            <w:rFonts w:eastAsiaTheme="minorEastAsia" w:cs="Calibri"/>
            <w:sz w:val="20"/>
            <w:szCs w:val="20"/>
            <w:lang w:val="en-US"/>
          </w:rPr>
          <w:t>asistencia</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pública</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creencias</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políticas</w:t>
        </w:r>
        <w:proofErr w:type="spellEnd"/>
        <w:r w:rsidRPr="00534E13">
          <w:rPr>
            <w:rFonts w:eastAsiaTheme="minorEastAsia" w:cs="Calibri"/>
            <w:sz w:val="20"/>
            <w:szCs w:val="20"/>
            <w:lang w:val="en-US"/>
          </w:rPr>
          <w:t xml:space="preserve"> o </w:t>
        </w:r>
        <w:proofErr w:type="spellStart"/>
        <w:r w:rsidRPr="00534E13">
          <w:rPr>
            <w:rFonts w:eastAsiaTheme="minorEastAsia" w:cs="Calibri"/>
            <w:sz w:val="20"/>
            <w:szCs w:val="20"/>
            <w:lang w:val="en-US"/>
          </w:rPr>
          <w:t>represalias</w:t>
        </w:r>
        <w:proofErr w:type="spellEnd"/>
        <w:r w:rsidRPr="00534E13">
          <w:rPr>
            <w:rFonts w:eastAsiaTheme="minorEastAsia" w:cs="Calibri"/>
            <w:sz w:val="20"/>
            <w:szCs w:val="20"/>
            <w:lang w:val="en-US"/>
          </w:rPr>
          <w:t xml:space="preserve"> o </w:t>
        </w:r>
        <w:proofErr w:type="spellStart"/>
        <w:r w:rsidRPr="00534E13">
          <w:rPr>
            <w:rFonts w:eastAsiaTheme="minorEastAsia" w:cs="Calibri"/>
            <w:sz w:val="20"/>
            <w:szCs w:val="20"/>
            <w:lang w:val="en-US"/>
          </w:rPr>
          <w:t>retaliación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por</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actividades</w:t>
        </w:r>
        <w:proofErr w:type="spellEnd"/>
        <w:r w:rsidRPr="00534E13">
          <w:rPr>
            <w:rFonts w:eastAsiaTheme="minorEastAsia" w:cs="Calibri"/>
            <w:sz w:val="20"/>
            <w:szCs w:val="20"/>
            <w:lang w:val="en-US"/>
          </w:rPr>
          <w:t xml:space="preserve"> previas de derechos </w:t>
        </w:r>
        <w:proofErr w:type="spellStart"/>
        <w:r w:rsidRPr="00534E13">
          <w:rPr>
            <w:rFonts w:eastAsiaTheme="minorEastAsia" w:cs="Calibri"/>
            <w:sz w:val="20"/>
            <w:szCs w:val="20"/>
            <w:lang w:val="en-US"/>
          </w:rPr>
          <w:t>civiles</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cualquier</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programa</w:t>
        </w:r>
        <w:proofErr w:type="spellEnd"/>
        <w:r w:rsidRPr="00534E13">
          <w:rPr>
            <w:rFonts w:eastAsiaTheme="minorEastAsia" w:cs="Calibri"/>
            <w:sz w:val="20"/>
            <w:szCs w:val="20"/>
            <w:lang w:val="en-US"/>
          </w:rPr>
          <w:t xml:space="preserve"> o </w:t>
        </w:r>
        <w:proofErr w:type="spellStart"/>
        <w:r w:rsidRPr="00534E13">
          <w:rPr>
            <w:rFonts w:eastAsiaTheme="minorEastAsia" w:cs="Calibri"/>
            <w:sz w:val="20"/>
            <w:szCs w:val="20"/>
            <w:lang w:val="en-US"/>
          </w:rPr>
          <w:t>actividad</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realizada</w:t>
        </w:r>
        <w:proofErr w:type="spellEnd"/>
        <w:r w:rsidRPr="00534E13">
          <w:rPr>
            <w:rFonts w:eastAsiaTheme="minorEastAsia" w:cs="Calibri"/>
            <w:sz w:val="20"/>
            <w:szCs w:val="20"/>
            <w:lang w:val="en-US"/>
          </w:rPr>
          <w:t xml:space="preserve"> o </w:t>
        </w:r>
        <w:proofErr w:type="spellStart"/>
        <w:r w:rsidRPr="00534E13">
          <w:rPr>
            <w:rFonts w:eastAsiaTheme="minorEastAsia" w:cs="Calibri"/>
            <w:sz w:val="20"/>
            <w:szCs w:val="20"/>
            <w:lang w:val="en-US"/>
          </w:rPr>
          <w:t>financiada</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por</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el</w:t>
        </w:r>
        <w:proofErr w:type="spellEnd"/>
        <w:r w:rsidRPr="00534E13">
          <w:rPr>
            <w:rFonts w:eastAsiaTheme="minorEastAsia" w:cs="Calibri"/>
            <w:sz w:val="20"/>
            <w:szCs w:val="20"/>
            <w:lang w:val="en-US"/>
          </w:rPr>
          <w:t xml:space="preserve"> USDA (no </w:t>
        </w:r>
        <w:proofErr w:type="spellStart"/>
        <w:r w:rsidRPr="00534E13">
          <w:rPr>
            <w:rFonts w:eastAsiaTheme="minorEastAsia" w:cs="Calibri"/>
            <w:sz w:val="20"/>
            <w:szCs w:val="20"/>
            <w:lang w:val="en-US"/>
          </w:rPr>
          <w:t>todas</w:t>
        </w:r>
        <w:proofErr w:type="spellEnd"/>
        <w:r w:rsidRPr="00534E13">
          <w:rPr>
            <w:rFonts w:eastAsiaTheme="minorEastAsia" w:cs="Calibri"/>
            <w:sz w:val="20"/>
            <w:szCs w:val="20"/>
            <w:lang w:val="en-US"/>
          </w:rPr>
          <w:t xml:space="preserve"> las bases se </w:t>
        </w:r>
        <w:proofErr w:type="spellStart"/>
        <w:r w:rsidRPr="00534E13">
          <w:rPr>
            <w:rFonts w:eastAsiaTheme="minorEastAsia" w:cs="Calibri"/>
            <w:sz w:val="20"/>
            <w:szCs w:val="20"/>
            <w:lang w:val="en-US"/>
          </w:rPr>
          <w:t>aplican</w:t>
        </w:r>
        <w:proofErr w:type="spellEnd"/>
        <w:r w:rsidRPr="00534E13">
          <w:rPr>
            <w:rFonts w:eastAsiaTheme="minorEastAsia" w:cs="Calibri"/>
            <w:sz w:val="20"/>
            <w:szCs w:val="20"/>
            <w:lang w:val="en-US"/>
          </w:rPr>
          <w:t xml:space="preserve"> a </w:t>
        </w:r>
        <w:proofErr w:type="spellStart"/>
        <w:r w:rsidRPr="00534E13">
          <w:rPr>
            <w:rFonts w:eastAsiaTheme="minorEastAsia" w:cs="Calibri"/>
            <w:sz w:val="20"/>
            <w:szCs w:val="20"/>
            <w:lang w:val="en-US"/>
          </w:rPr>
          <w:t>todos</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los</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programas</w:t>
        </w:r>
        <w:proofErr w:type="spellEnd"/>
        <w:r w:rsidRPr="00534E13">
          <w:rPr>
            <w:rFonts w:eastAsiaTheme="minorEastAsia" w:cs="Calibri"/>
            <w:sz w:val="20"/>
            <w:szCs w:val="20"/>
            <w:lang w:val="en-US"/>
          </w:rPr>
          <w:t xml:space="preserve">). Los </w:t>
        </w:r>
        <w:proofErr w:type="spellStart"/>
        <w:r w:rsidRPr="00534E13">
          <w:rPr>
            <w:rFonts w:eastAsiaTheme="minorEastAsia" w:cs="Calibri"/>
            <w:sz w:val="20"/>
            <w:szCs w:val="20"/>
            <w:lang w:val="en-US"/>
          </w:rPr>
          <w:t>recursos</w:t>
        </w:r>
        <w:proofErr w:type="spellEnd"/>
        <w:r w:rsidRPr="00534E13">
          <w:rPr>
            <w:rFonts w:eastAsiaTheme="minorEastAsia" w:cs="Calibri"/>
            <w:sz w:val="20"/>
            <w:szCs w:val="20"/>
            <w:lang w:val="en-US"/>
          </w:rPr>
          <w:t xml:space="preserve"> y </w:t>
        </w:r>
        <w:proofErr w:type="spellStart"/>
        <w:r w:rsidRPr="00534E13">
          <w:rPr>
            <w:rFonts w:eastAsiaTheme="minorEastAsia" w:cs="Calibri"/>
            <w:sz w:val="20"/>
            <w:szCs w:val="20"/>
            <w:lang w:val="en-US"/>
          </w:rPr>
          <w:t>los</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plazos</w:t>
        </w:r>
        <w:proofErr w:type="spellEnd"/>
        <w:r w:rsidRPr="00534E13">
          <w:rPr>
            <w:rFonts w:eastAsiaTheme="minorEastAsia" w:cs="Calibri"/>
            <w:sz w:val="20"/>
            <w:szCs w:val="20"/>
            <w:lang w:val="en-US"/>
          </w:rPr>
          <w:t xml:space="preserve"> para </w:t>
        </w:r>
        <w:proofErr w:type="spellStart"/>
        <w:r w:rsidRPr="00534E13">
          <w:rPr>
            <w:rFonts w:eastAsiaTheme="minorEastAsia" w:cs="Calibri"/>
            <w:sz w:val="20"/>
            <w:szCs w:val="20"/>
            <w:lang w:val="en-US"/>
          </w:rPr>
          <w:t>presentar</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quejas</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varían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según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el</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programa</w:t>
        </w:r>
        <w:proofErr w:type="spellEnd"/>
        <w:r w:rsidRPr="00534E13">
          <w:rPr>
            <w:rFonts w:eastAsiaTheme="minorEastAsia" w:cs="Calibri"/>
            <w:sz w:val="20"/>
            <w:szCs w:val="20"/>
            <w:lang w:val="en-US"/>
          </w:rPr>
          <w:t xml:space="preserve"> o </w:t>
        </w:r>
        <w:proofErr w:type="spellStart"/>
        <w:r w:rsidRPr="00534E13">
          <w:rPr>
            <w:rFonts w:eastAsiaTheme="minorEastAsia" w:cs="Calibri"/>
            <w:sz w:val="20"/>
            <w:szCs w:val="20"/>
            <w:lang w:val="en-US"/>
          </w:rPr>
          <w:t>incidente</w:t>
        </w:r>
        <w:proofErr w:type="spellEnd"/>
        <w:r w:rsidRPr="00534E13">
          <w:rPr>
            <w:rFonts w:eastAsiaTheme="minorEastAsia" w:cs="Calibri"/>
            <w:sz w:val="20"/>
            <w:szCs w:val="20"/>
            <w:lang w:val="en-US"/>
          </w:rPr>
          <w:t>.</w:t>
        </w:r>
      </w:ins>
    </w:p>
    <w:p w14:paraId="2AB38FB9" w14:textId="77777777" w:rsidR="00373B26" w:rsidRPr="00534E13" w:rsidRDefault="00373B26" w:rsidP="00373B26">
      <w:pPr>
        <w:spacing w:line="252" w:lineRule="auto"/>
        <w:rPr>
          <w:ins w:id="369" w:author="Walker, Laura (DHS-Contractor)" w:date="2026-04-14T13:31:00Z" w16du:dateUtc="2026-04-14T17:31:00Z"/>
          <w:rFonts w:eastAsiaTheme="minorEastAsia" w:cs="Calibri"/>
          <w:sz w:val="20"/>
          <w:szCs w:val="20"/>
          <w:lang w:val="en-US"/>
        </w:rPr>
      </w:pPr>
    </w:p>
    <w:p w14:paraId="459D8333" w14:textId="77777777" w:rsidR="00373B26" w:rsidRDefault="00373B26" w:rsidP="00373B26">
      <w:pPr>
        <w:spacing w:line="252" w:lineRule="auto"/>
        <w:rPr>
          <w:ins w:id="370" w:author="Walker, Laura (DHS-Contractor)" w:date="2026-04-14T13:31:00Z" w16du:dateUtc="2026-04-14T17:31:00Z"/>
          <w:rFonts w:eastAsiaTheme="minorEastAsia" w:cs="Calibri"/>
          <w:sz w:val="20"/>
          <w:szCs w:val="20"/>
          <w:lang w:val="en-US"/>
        </w:rPr>
      </w:pPr>
      <w:ins w:id="371" w:author="Walker, Laura (DHS-Contractor)" w:date="2026-04-14T13:31:00Z" w16du:dateUtc="2026-04-14T17:31:00Z">
        <w:r w:rsidRPr="00534E13">
          <w:rPr>
            <w:rFonts w:eastAsiaTheme="minorEastAsia" w:cs="Calibri"/>
            <w:sz w:val="20"/>
            <w:szCs w:val="20"/>
            <w:lang w:val="en-US"/>
          </w:rPr>
          <w:t xml:space="preserve">Las personas con </w:t>
        </w:r>
        <w:proofErr w:type="spellStart"/>
        <w:r w:rsidRPr="00534E13">
          <w:rPr>
            <w:rFonts w:eastAsiaTheme="minorEastAsia" w:cs="Calibri"/>
            <w:sz w:val="20"/>
            <w:szCs w:val="20"/>
            <w:lang w:val="en-US"/>
          </w:rPr>
          <w:t>discapacidades</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que</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requieran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medios</w:t>
        </w:r>
        <w:proofErr w:type="spellEnd"/>
        <w:r w:rsidRPr="00534E13">
          <w:rPr>
            <w:rFonts w:eastAsiaTheme="minorEastAsia" w:cs="Calibri"/>
            <w:sz w:val="20"/>
            <w:szCs w:val="20"/>
            <w:lang w:val="en-US"/>
          </w:rPr>
          <w:t xml:space="preserve"> alternativos de </w:t>
        </w:r>
        <w:proofErr w:type="spellStart"/>
        <w:r w:rsidRPr="00534E13">
          <w:rPr>
            <w:rFonts w:eastAsiaTheme="minorEastAsia" w:cs="Calibri"/>
            <w:sz w:val="20"/>
            <w:szCs w:val="20"/>
            <w:lang w:val="en-US"/>
          </w:rPr>
          <w:t>comunicación</w:t>
        </w:r>
        <w:proofErr w:type="spellEnd"/>
        <w:r w:rsidRPr="00534E13">
          <w:rPr>
            <w:rFonts w:eastAsiaTheme="minorEastAsia" w:cs="Calibri"/>
            <w:sz w:val="20"/>
            <w:szCs w:val="20"/>
            <w:lang w:val="en-US"/>
          </w:rPr>
          <w:t xml:space="preserve"> para </w:t>
        </w:r>
        <w:proofErr w:type="spellStart"/>
        <w:r w:rsidRPr="00534E13">
          <w:rPr>
            <w:rFonts w:eastAsiaTheme="minorEastAsia" w:cs="Calibri"/>
            <w:sz w:val="20"/>
            <w:szCs w:val="20"/>
            <w:lang w:val="en-US"/>
          </w:rPr>
          <w:t>obtener</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información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sobre</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el</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programa</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por</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ejemplo</w:t>
        </w:r>
        <w:proofErr w:type="spellEnd"/>
        <w:r w:rsidRPr="00534E13">
          <w:rPr>
            <w:rFonts w:eastAsiaTheme="minorEastAsia" w:cs="Calibri"/>
            <w:sz w:val="20"/>
            <w:szCs w:val="20"/>
            <w:lang w:val="en-US"/>
          </w:rPr>
          <w:t xml:space="preserve">, Braille, </w:t>
        </w:r>
        <w:proofErr w:type="spellStart"/>
        <w:r w:rsidRPr="00534E13">
          <w:rPr>
            <w:rFonts w:eastAsiaTheme="minorEastAsia" w:cs="Calibri"/>
            <w:sz w:val="20"/>
            <w:szCs w:val="20"/>
            <w:lang w:val="en-US"/>
          </w:rPr>
          <w:t>letra</w:t>
        </w:r>
        <w:proofErr w:type="spellEnd"/>
        <w:r w:rsidRPr="00534E13">
          <w:rPr>
            <w:rFonts w:eastAsiaTheme="minorEastAsia" w:cs="Calibri"/>
            <w:sz w:val="20"/>
            <w:szCs w:val="20"/>
            <w:lang w:val="en-US"/>
          </w:rPr>
          <w:t xml:space="preserve"> grande, </w:t>
        </w:r>
        <w:proofErr w:type="spellStart"/>
        <w:r w:rsidRPr="00534E13">
          <w:rPr>
            <w:rFonts w:eastAsiaTheme="minorEastAsia" w:cs="Calibri"/>
            <w:sz w:val="20"/>
            <w:szCs w:val="20"/>
            <w:lang w:val="en-US"/>
          </w:rPr>
          <w:t>cintas</w:t>
        </w:r>
        <w:proofErr w:type="spellEnd"/>
        <w:r w:rsidRPr="00534E13">
          <w:rPr>
            <w:rFonts w:eastAsiaTheme="minorEastAsia" w:cs="Calibri"/>
            <w:sz w:val="20"/>
            <w:szCs w:val="20"/>
            <w:lang w:val="en-US"/>
          </w:rPr>
          <w:t xml:space="preserve"> de audio, </w:t>
        </w:r>
        <w:proofErr w:type="spellStart"/>
        <w:r w:rsidRPr="00534E13">
          <w:rPr>
            <w:rFonts w:eastAsiaTheme="minorEastAsia" w:cs="Calibri"/>
            <w:sz w:val="20"/>
            <w:szCs w:val="20"/>
            <w:lang w:val="en-US"/>
          </w:rPr>
          <w:t>lenguaje</w:t>
        </w:r>
        <w:proofErr w:type="spellEnd"/>
        <w:r w:rsidRPr="00534E13">
          <w:rPr>
            <w:rFonts w:eastAsiaTheme="minorEastAsia" w:cs="Calibri"/>
            <w:sz w:val="20"/>
            <w:szCs w:val="20"/>
            <w:lang w:val="en-US"/>
          </w:rPr>
          <w:t xml:space="preserve"> de </w:t>
        </w:r>
        <w:proofErr w:type="spellStart"/>
        <w:r w:rsidRPr="00534E13">
          <w:rPr>
            <w:rFonts w:eastAsiaTheme="minorEastAsia" w:cs="Calibri"/>
            <w:sz w:val="20"/>
            <w:szCs w:val="20"/>
            <w:lang w:val="en-US"/>
          </w:rPr>
          <w:t>señas</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lastRenderedPageBreak/>
          <w:t>estadounidense</w:t>
        </w:r>
        <w:proofErr w:type="spellEnd"/>
        <w:r w:rsidRPr="00534E13">
          <w:rPr>
            <w:rFonts w:eastAsiaTheme="minorEastAsia" w:cs="Calibri"/>
            <w:sz w:val="20"/>
            <w:szCs w:val="20"/>
            <w:lang w:val="en-US"/>
          </w:rPr>
          <w:t xml:space="preserve">, etc.) </w:t>
        </w:r>
        <w:proofErr w:type="spellStart"/>
        <w:r w:rsidRPr="00534E13">
          <w:rPr>
            <w:rFonts w:eastAsiaTheme="minorEastAsia" w:cs="Calibri"/>
            <w:sz w:val="20"/>
            <w:szCs w:val="20"/>
            <w:lang w:val="en-US"/>
          </w:rPr>
          <w:t>deben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comunicarse</w:t>
        </w:r>
        <w:proofErr w:type="spellEnd"/>
        <w:r w:rsidRPr="00534E13">
          <w:rPr>
            <w:rFonts w:eastAsiaTheme="minorEastAsia" w:cs="Calibri"/>
            <w:sz w:val="20"/>
            <w:szCs w:val="20"/>
            <w:lang w:val="en-US"/>
          </w:rPr>
          <w:t xml:space="preserve"> con la </w:t>
        </w:r>
        <w:proofErr w:type="spellStart"/>
        <w:r w:rsidRPr="00534E13">
          <w:rPr>
            <w:rFonts w:eastAsiaTheme="minorEastAsia" w:cs="Calibri"/>
            <w:sz w:val="20"/>
            <w:szCs w:val="20"/>
            <w:lang w:val="en-US"/>
          </w:rPr>
          <w:t>agencia</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responsable</w:t>
        </w:r>
        <w:proofErr w:type="spellEnd"/>
        <w:r w:rsidRPr="00534E13">
          <w:rPr>
            <w:rFonts w:eastAsiaTheme="minorEastAsia" w:cs="Calibri"/>
            <w:sz w:val="20"/>
            <w:szCs w:val="20"/>
            <w:lang w:val="en-US"/>
          </w:rPr>
          <w:t xml:space="preserve"> o con </w:t>
        </w:r>
        <w:proofErr w:type="spellStart"/>
        <w:r w:rsidRPr="00534E13">
          <w:rPr>
            <w:rFonts w:eastAsiaTheme="minorEastAsia" w:cs="Calibri"/>
            <w:sz w:val="20"/>
            <w:szCs w:val="20"/>
            <w:lang w:val="en-US"/>
          </w:rPr>
          <w:t>el</w:t>
        </w:r>
        <w:proofErr w:type="spellEnd"/>
        <w:r w:rsidRPr="00534E13">
          <w:rPr>
            <w:rFonts w:eastAsiaTheme="minorEastAsia" w:cs="Calibri"/>
            <w:sz w:val="20"/>
            <w:szCs w:val="20"/>
            <w:lang w:val="en-US"/>
          </w:rPr>
          <w:t xml:space="preserve"> Centro TARGET del USDA al (202) 720-2600 (</w:t>
        </w:r>
        <w:proofErr w:type="spellStart"/>
        <w:r w:rsidRPr="00534E13">
          <w:rPr>
            <w:rFonts w:eastAsiaTheme="minorEastAsia" w:cs="Calibri"/>
            <w:sz w:val="20"/>
            <w:szCs w:val="20"/>
            <w:lang w:val="en-US"/>
          </w:rPr>
          <w:t>voz</w:t>
        </w:r>
        <w:proofErr w:type="spellEnd"/>
        <w:r w:rsidRPr="00534E13">
          <w:rPr>
            <w:rFonts w:eastAsiaTheme="minorEastAsia" w:cs="Calibri"/>
            <w:sz w:val="20"/>
            <w:szCs w:val="20"/>
            <w:lang w:val="en-US"/>
          </w:rPr>
          <w:t xml:space="preserve"> y TTY) o </w:t>
        </w:r>
        <w:proofErr w:type="spellStart"/>
        <w:r w:rsidRPr="00534E13">
          <w:rPr>
            <w:rFonts w:eastAsiaTheme="minorEastAsia" w:cs="Calibri"/>
            <w:sz w:val="20"/>
            <w:szCs w:val="20"/>
            <w:lang w:val="en-US"/>
          </w:rPr>
          <w:t>comunicarse</w:t>
        </w:r>
        <w:proofErr w:type="spellEnd"/>
        <w:r w:rsidRPr="00534E13">
          <w:rPr>
            <w:rFonts w:eastAsiaTheme="minorEastAsia" w:cs="Calibri"/>
            <w:sz w:val="20"/>
            <w:szCs w:val="20"/>
            <w:lang w:val="en-US"/>
          </w:rPr>
          <w:t xml:space="preserve"> con </w:t>
        </w:r>
        <w:proofErr w:type="spellStart"/>
        <w:r w:rsidRPr="00534E13">
          <w:rPr>
            <w:rFonts w:eastAsiaTheme="minorEastAsia" w:cs="Calibri"/>
            <w:sz w:val="20"/>
            <w:szCs w:val="20"/>
            <w:lang w:val="en-US"/>
          </w:rPr>
          <w:t>el</w:t>
        </w:r>
        <w:proofErr w:type="spellEnd"/>
        <w:r w:rsidRPr="00534E13">
          <w:rPr>
            <w:rFonts w:eastAsiaTheme="minorEastAsia" w:cs="Calibri"/>
            <w:sz w:val="20"/>
            <w:szCs w:val="20"/>
            <w:lang w:val="en-US"/>
          </w:rPr>
          <w:t xml:space="preserve"> USDA a </w:t>
        </w:r>
        <w:proofErr w:type="spellStart"/>
        <w:r w:rsidRPr="00534E13">
          <w:rPr>
            <w:rFonts w:eastAsiaTheme="minorEastAsia" w:cs="Calibri"/>
            <w:sz w:val="20"/>
            <w:szCs w:val="20"/>
            <w:lang w:val="en-US"/>
          </w:rPr>
          <w:t>través</w:t>
        </w:r>
        <w:proofErr w:type="spellEnd"/>
        <w:r w:rsidRPr="00534E13">
          <w:rPr>
            <w:rFonts w:eastAsiaTheme="minorEastAsia" w:cs="Calibri"/>
            <w:sz w:val="20"/>
            <w:szCs w:val="20"/>
            <w:lang w:val="en-US"/>
          </w:rPr>
          <w:t xml:space="preserve"> del Servicio Federal de </w:t>
        </w:r>
        <w:proofErr w:type="spellStart"/>
        <w:r w:rsidRPr="00534E13">
          <w:rPr>
            <w:rFonts w:eastAsiaTheme="minorEastAsia" w:cs="Calibri"/>
            <w:sz w:val="20"/>
            <w:szCs w:val="20"/>
            <w:lang w:val="en-US"/>
          </w:rPr>
          <w:t>Retransmisión</w:t>
        </w:r>
        <w:proofErr w:type="spellEnd"/>
        <w:r w:rsidRPr="00534E13">
          <w:rPr>
            <w:rFonts w:eastAsiaTheme="minorEastAsia" w:cs="Calibri"/>
            <w:sz w:val="20"/>
            <w:szCs w:val="20"/>
            <w:lang w:val="en-US"/>
          </w:rPr>
          <w:t xml:space="preserve"> al (800) 877-8339. </w:t>
        </w:r>
        <w:proofErr w:type="spellStart"/>
        <w:r w:rsidRPr="00534E13">
          <w:rPr>
            <w:rFonts w:eastAsiaTheme="minorEastAsia" w:cs="Calibri"/>
            <w:sz w:val="20"/>
            <w:szCs w:val="20"/>
            <w:lang w:val="en-US"/>
          </w:rPr>
          <w:t>Además</w:t>
        </w:r>
        <w:proofErr w:type="spellEnd"/>
        <w:r w:rsidRPr="00534E13">
          <w:rPr>
            <w:rFonts w:eastAsiaTheme="minorEastAsia" w:cs="Calibri"/>
            <w:sz w:val="20"/>
            <w:szCs w:val="20"/>
            <w:lang w:val="en-US"/>
          </w:rPr>
          <w:t xml:space="preserve">, la </w:t>
        </w:r>
        <w:proofErr w:type="spellStart"/>
        <w:r w:rsidRPr="00534E13">
          <w:rPr>
            <w:rFonts w:eastAsiaTheme="minorEastAsia" w:cs="Calibri"/>
            <w:sz w:val="20"/>
            <w:szCs w:val="20"/>
            <w:lang w:val="en-US"/>
          </w:rPr>
          <w:t>información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sobre</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el</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programa</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puede</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estar</w:t>
        </w:r>
        <w:proofErr w:type="spellEnd"/>
        <w:r w:rsidRPr="00534E13">
          <w:rPr>
            <w:rFonts w:eastAsiaTheme="minorEastAsia" w:cs="Calibri"/>
            <w:sz w:val="20"/>
            <w:szCs w:val="20"/>
            <w:lang w:val="en-US"/>
          </w:rPr>
          <w:t xml:space="preserve"> disponible </w:t>
        </w:r>
        <w:proofErr w:type="spellStart"/>
        <w:r w:rsidRPr="00534E13">
          <w:rPr>
            <w:rFonts w:eastAsiaTheme="minorEastAsia" w:cs="Calibri"/>
            <w:sz w:val="20"/>
            <w:szCs w:val="20"/>
            <w:lang w:val="en-US"/>
          </w:rPr>
          <w:t>en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otros</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idiomas</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además</w:t>
        </w:r>
        <w:proofErr w:type="spellEnd"/>
        <w:r w:rsidRPr="00534E13">
          <w:rPr>
            <w:rFonts w:eastAsiaTheme="minorEastAsia" w:cs="Calibri"/>
            <w:sz w:val="20"/>
            <w:szCs w:val="20"/>
            <w:lang w:val="en-US"/>
          </w:rPr>
          <w:t xml:space="preserve"> del </w:t>
        </w:r>
        <w:proofErr w:type="spellStart"/>
        <w:r w:rsidRPr="00534E13">
          <w:rPr>
            <w:rFonts w:eastAsiaTheme="minorEastAsia" w:cs="Calibri"/>
            <w:sz w:val="20"/>
            <w:szCs w:val="20"/>
            <w:lang w:val="en-US"/>
          </w:rPr>
          <w:t>inglés</w:t>
        </w:r>
        <w:proofErr w:type="spellEnd"/>
        <w:r w:rsidRPr="00534E13">
          <w:rPr>
            <w:rFonts w:eastAsiaTheme="minorEastAsia" w:cs="Calibri"/>
            <w:sz w:val="20"/>
            <w:szCs w:val="20"/>
            <w:lang w:val="en-US"/>
          </w:rPr>
          <w:t>.</w:t>
        </w:r>
      </w:ins>
    </w:p>
    <w:p w14:paraId="46BF10F2" w14:textId="77777777" w:rsidR="00373B26" w:rsidRPr="00534E13" w:rsidRDefault="00373B26" w:rsidP="00373B26">
      <w:pPr>
        <w:spacing w:line="252" w:lineRule="auto"/>
        <w:rPr>
          <w:ins w:id="372" w:author="Walker, Laura (DHS-Contractor)" w:date="2026-04-14T13:31:00Z" w16du:dateUtc="2026-04-14T17:31:00Z"/>
          <w:rFonts w:eastAsiaTheme="minorEastAsia" w:cs="Calibri"/>
          <w:sz w:val="20"/>
          <w:szCs w:val="20"/>
          <w:lang w:val="en-US"/>
        </w:rPr>
      </w:pPr>
    </w:p>
    <w:p w14:paraId="2AF9F074" w14:textId="77777777" w:rsidR="00373B26" w:rsidRDefault="00373B26" w:rsidP="00373B26">
      <w:pPr>
        <w:spacing w:line="252" w:lineRule="auto"/>
        <w:rPr>
          <w:ins w:id="373" w:author="Walker, Laura (DHS-Contractor)" w:date="2026-04-14T13:31:00Z" w16du:dateUtc="2026-04-14T17:31:00Z"/>
          <w:rFonts w:eastAsiaTheme="minorEastAsia" w:cs="Calibri"/>
          <w:sz w:val="20"/>
          <w:szCs w:val="20"/>
          <w:lang w:val="en-US"/>
        </w:rPr>
      </w:pPr>
      <w:ins w:id="374" w:author="Walker, Laura (DHS-Contractor)" w:date="2026-04-14T13:31:00Z" w16du:dateUtc="2026-04-14T17:31:00Z">
        <w:r w:rsidRPr="00534E13">
          <w:rPr>
            <w:rFonts w:eastAsiaTheme="minorEastAsia" w:cs="Calibri"/>
            <w:sz w:val="20"/>
            <w:szCs w:val="20"/>
            <w:lang w:val="en-US"/>
          </w:rPr>
          <w:t xml:space="preserve">Para </w:t>
        </w:r>
        <w:proofErr w:type="spellStart"/>
        <w:r w:rsidRPr="00534E13">
          <w:rPr>
            <w:rFonts w:eastAsiaTheme="minorEastAsia" w:cs="Calibri"/>
            <w:sz w:val="20"/>
            <w:szCs w:val="20"/>
            <w:lang w:val="en-US"/>
          </w:rPr>
          <w:t>presentar</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una</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queja</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por</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discriminación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en</w:t>
        </w:r>
        <w:proofErr w:type="spellEnd"/>
        <w:r w:rsidRPr="00534E13">
          <w:rPr>
            <w:rFonts w:eastAsiaTheme="minorEastAsia" w:cs="Calibri"/>
            <w:sz w:val="20"/>
            <w:szCs w:val="20"/>
            <w:lang w:val="en-US"/>
          </w:rPr>
          <w:t xml:space="preserve"> un </w:t>
        </w:r>
        <w:proofErr w:type="spellStart"/>
        <w:r w:rsidRPr="00534E13">
          <w:rPr>
            <w:rFonts w:eastAsiaTheme="minorEastAsia" w:cs="Calibri"/>
            <w:sz w:val="20"/>
            <w:szCs w:val="20"/>
            <w:lang w:val="en-US"/>
          </w:rPr>
          <w:t>programa</w:t>
        </w:r>
        <w:proofErr w:type="spellEnd"/>
        <w:r w:rsidRPr="00534E13">
          <w:rPr>
            <w:rFonts w:eastAsiaTheme="minorEastAsia" w:cs="Calibri"/>
            <w:sz w:val="20"/>
            <w:szCs w:val="20"/>
            <w:lang w:val="en-US"/>
          </w:rPr>
          <w:t xml:space="preserve">, complete </w:t>
        </w:r>
        <w:proofErr w:type="spellStart"/>
        <w:r w:rsidRPr="00534E13">
          <w:rPr>
            <w:rFonts w:eastAsiaTheme="minorEastAsia" w:cs="Calibri"/>
            <w:sz w:val="20"/>
            <w:szCs w:val="20"/>
            <w:lang w:val="en-US"/>
          </w:rPr>
          <w:t>el</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Formulario</w:t>
        </w:r>
        <w:proofErr w:type="spellEnd"/>
        <w:r w:rsidRPr="00534E13">
          <w:rPr>
            <w:rFonts w:eastAsiaTheme="minorEastAsia" w:cs="Calibri"/>
            <w:sz w:val="20"/>
            <w:szCs w:val="20"/>
            <w:lang w:val="en-US"/>
          </w:rPr>
          <w:t xml:space="preserve"> de </w:t>
        </w:r>
        <w:proofErr w:type="spellStart"/>
        <w:r w:rsidRPr="00534E13">
          <w:rPr>
            <w:rFonts w:eastAsiaTheme="minorEastAsia" w:cs="Calibri"/>
            <w:sz w:val="20"/>
            <w:szCs w:val="20"/>
            <w:lang w:val="en-US"/>
          </w:rPr>
          <w:t>queja</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por</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discriminación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en</w:t>
        </w:r>
        <w:proofErr w:type="spellEnd"/>
        <w:r w:rsidRPr="00534E13">
          <w:rPr>
            <w:rFonts w:eastAsiaTheme="minorEastAsia" w:cs="Calibri"/>
            <w:sz w:val="20"/>
            <w:szCs w:val="20"/>
            <w:lang w:val="en-US"/>
          </w:rPr>
          <w:t xml:space="preserve"> un </w:t>
        </w:r>
        <w:proofErr w:type="spellStart"/>
        <w:r w:rsidRPr="00534E13">
          <w:rPr>
            <w:rFonts w:eastAsiaTheme="minorEastAsia" w:cs="Calibri"/>
            <w:sz w:val="20"/>
            <w:szCs w:val="20"/>
            <w:lang w:val="en-US"/>
          </w:rPr>
          <w:t>programa</w:t>
        </w:r>
        <w:proofErr w:type="spellEnd"/>
        <w:r w:rsidRPr="00534E13">
          <w:rPr>
            <w:rFonts w:eastAsiaTheme="minorEastAsia" w:cs="Calibri"/>
            <w:sz w:val="20"/>
            <w:szCs w:val="20"/>
            <w:lang w:val="en-US"/>
          </w:rPr>
          <w:t xml:space="preserve"> del USDA, AD-3027, </w:t>
        </w:r>
        <w:proofErr w:type="spellStart"/>
        <w:r w:rsidRPr="00534E13">
          <w:rPr>
            <w:rFonts w:eastAsiaTheme="minorEastAsia" w:cs="Calibri"/>
            <w:sz w:val="20"/>
            <w:szCs w:val="20"/>
            <w:lang w:val="en-US"/>
          </w:rPr>
          <w:t>que</w:t>
        </w:r>
        <w:proofErr w:type="spellEnd"/>
        <w:r w:rsidRPr="00534E13">
          <w:rPr>
            <w:rFonts w:eastAsiaTheme="minorEastAsia" w:cs="Calibri"/>
            <w:sz w:val="20"/>
            <w:szCs w:val="20"/>
            <w:lang w:val="en-US"/>
          </w:rPr>
          <w:t xml:space="preserve"> se </w:t>
        </w:r>
        <w:proofErr w:type="spellStart"/>
        <w:r w:rsidRPr="00534E13">
          <w:rPr>
            <w:rFonts w:eastAsiaTheme="minorEastAsia" w:cs="Calibri"/>
            <w:sz w:val="20"/>
            <w:szCs w:val="20"/>
            <w:lang w:val="en-US"/>
          </w:rPr>
          <w:t>encuentra</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línea</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Cómo</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presentar</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una</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queja</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por</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discriminación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en</w:t>
        </w:r>
        <w:proofErr w:type="spellEnd"/>
        <w:r w:rsidRPr="00534E13">
          <w:rPr>
            <w:rFonts w:eastAsiaTheme="minorEastAsia" w:cs="Calibri"/>
            <w:sz w:val="20"/>
            <w:szCs w:val="20"/>
            <w:lang w:val="en-US"/>
          </w:rPr>
          <w:t xml:space="preserve"> un </w:t>
        </w:r>
        <w:proofErr w:type="spellStart"/>
        <w:r w:rsidRPr="00534E13">
          <w:rPr>
            <w:rFonts w:eastAsiaTheme="minorEastAsia" w:cs="Calibri"/>
            <w:sz w:val="20"/>
            <w:szCs w:val="20"/>
            <w:lang w:val="en-US"/>
          </w:rPr>
          <w:t>programa</w:t>
        </w:r>
        <w:proofErr w:type="spellEnd"/>
        <w:r w:rsidRPr="00534E13">
          <w:rPr>
            <w:rFonts w:eastAsiaTheme="minorEastAsia" w:cs="Calibri"/>
            <w:sz w:val="20"/>
            <w:szCs w:val="20"/>
            <w:lang w:val="en-US"/>
          </w:rPr>
          <w:t xml:space="preserve"> y </w:t>
        </w:r>
        <w:proofErr w:type="spellStart"/>
        <w:r w:rsidRPr="00534E13">
          <w:rPr>
            <w:rFonts w:eastAsiaTheme="minorEastAsia" w:cs="Calibri"/>
            <w:sz w:val="20"/>
            <w:szCs w:val="20"/>
            <w:lang w:val="en-US"/>
          </w:rPr>
          <w:t>en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cualquier</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oficina</w:t>
        </w:r>
        <w:proofErr w:type="spellEnd"/>
        <w:r w:rsidRPr="00534E13">
          <w:rPr>
            <w:rFonts w:eastAsiaTheme="minorEastAsia" w:cs="Calibri"/>
            <w:sz w:val="20"/>
            <w:szCs w:val="20"/>
            <w:lang w:val="en-US"/>
          </w:rPr>
          <w:t xml:space="preserve"> del USDA o </w:t>
        </w:r>
        <w:proofErr w:type="spellStart"/>
        <w:r w:rsidRPr="00534E13">
          <w:rPr>
            <w:rFonts w:eastAsiaTheme="minorEastAsia" w:cs="Calibri"/>
            <w:sz w:val="20"/>
            <w:szCs w:val="20"/>
            <w:lang w:val="en-US"/>
          </w:rPr>
          <w:t>escriba</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una</w:t>
        </w:r>
        <w:proofErr w:type="spellEnd"/>
        <w:r w:rsidRPr="00534E13">
          <w:rPr>
            <w:rFonts w:eastAsiaTheme="minorEastAsia" w:cs="Calibri"/>
            <w:sz w:val="20"/>
            <w:szCs w:val="20"/>
            <w:lang w:val="en-US"/>
          </w:rPr>
          <w:t xml:space="preserve"> carta </w:t>
        </w:r>
        <w:proofErr w:type="spellStart"/>
        <w:r w:rsidRPr="00534E13">
          <w:rPr>
            <w:rFonts w:eastAsiaTheme="minorEastAsia" w:cs="Calibri"/>
            <w:sz w:val="20"/>
            <w:szCs w:val="20"/>
            <w:lang w:val="en-US"/>
          </w:rPr>
          <w:t>dirigida</w:t>
        </w:r>
        <w:proofErr w:type="spellEnd"/>
        <w:r w:rsidRPr="00534E13">
          <w:rPr>
            <w:rFonts w:eastAsiaTheme="minorEastAsia" w:cs="Calibri"/>
            <w:sz w:val="20"/>
            <w:szCs w:val="20"/>
            <w:lang w:val="en-US"/>
          </w:rPr>
          <w:t xml:space="preserve"> al USDA y </w:t>
        </w:r>
        <w:proofErr w:type="spellStart"/>
        <w:r w:rsidRPr="00534E13">
          <w:rPr>
            <w:rFonts w:eastAsiaTheme="minorEastAsia" w:cs="Calibri"/>
            <w:sz w:val="20"/>
            <w:szCs w:val="20"/>
            <w:lang w:val="en-US"/>
          </w:rPr>
          <w:t>proporcione</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en</w:t>
        </w:r>
        <w:proofErr w:type="spellEnd"/>
        <w:r w:rsidRPr="00534E13">
          <w:rPr>
            <w:rFonts w:eastAsiaTheme="minorEastAsia" w:cs="Calibri"/>
            <w:sz w:val="20"/>
            <w:szCs w:val="20"/>
            <w:lang w:val="en-US"/>
          </w:rPr>
          <w:t xml:space="preserve"> la carta </w:t>
        </w:r>
        <w:proofErr w:type="spellStart"/>
        <w:r w:rsidRPr="00534E13">
          <w:rPr>
            <w:rFonts w:eastAsiaTheme="minorEastAsia" w:cs="Calibri"/>
            <w:sz w:val="20"/>
            <w:szCs w:val="20"/>
            <w:lang w:val="en-US"/>
          </w:rPr>
          <w:t>toda</w:t>
        </w:r>
        <w:proofErr w:type="spellEnd"/>
        <w:r w:rsidRPr="00534E13">
          <w:rPr>
            <w:rFonts w:eastAsiaTheme="minorEastAsia" w:cs="Calibri"/>
            <w:sz w:val="20"/>
            <w:szCs w:val="20"/>
            <w:lang w:val="en-US"/>
          </w:rPr>
          <w:t xml:space="preserve"> la </w:t>
        </w:r>
        <w:proofErr w:type="spellStart"/>
        <w:r w:rsidRPr="00534E13">
          <w:rPr>
            <w:rFonts w:eastAsiaTheme="minorEastAsia" w:cs="Calibri"/>
            <w:sz w:val="20"/>
            <w:szCs w:val="20"/>
            <w:lang w:val="en-US"/>
          </w:rPr>
          <w:t>información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solicitada</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en</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el</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formulario</w:t>
        </w:r>
        <w:proofErr w:type="spellEnd"/>
        <w:r w:rsidRPr="00534E13">
          <w:rPr>
            <w:rFonts w:eastAsiaTheme="minorEastAsia" w:cs="Calibri"/>
            <w:sz w:val="20"/>
            <w:szCs w:val="20"/>
            <w:lang w:val="en-US"/>
          </w:rPr>
          <w:t xml:space="preserve">. Para </w:t>
        </w:r>
        <w:proofErr w:type="spellStart"/>
        <w:r w:rsidRPr="00534E13">
          <w:rPr>
            <w:rFonts w:eastAsiaTheme="minorEastAsia" w:cs="Calibri"/>
            <w:sz w:val="20"/>
            <w:szCs w:val="20"/>
            <w:lang w:val="en-US"/>
          </w:rPr>
          <w:t>solicitar</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una</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copia</w:t>
        </w:r>
        <w:proofErr w:type="spellEnd"/>
        <w:r w:rsidRPr="00534E13">
          <w:rPr>
            <w:rFonts w:eastAsiaTheme="minorEastAsia" w:cs="Calibri"/>
            <w:sz w:val="20"/>
            <w:szCs w:val="20"/>
            <w:lang w:val="en-US"/>
          </w:rPr>
          <w:t xml:space="preserve"> del </w:t>
        </w:r>
        <w:proofErr w:type="spellStart"/>
        <w:r w:rsidRPr="00534E13">
          <w:rPr>
            <w:rFonts w:eastAsiaTheme="minorEastAsia" w:cs="Calibri"/>
            <w:sz w:val="20"/>
            <w:szCs w:val="20"/>
            <w:lang w:val="en-US"/>
          </w:rPr>
          <w:t>formulario</w:t>
        </w:r>
        <w:proofErr w:type="spellEnd"/>
        <w:r w:rsidRPr="00534E13">
          <w:rPr>
            <w:rFonts w:eastAsiaTheme="minorEastAsia" w:cs="Calibri"/>
            <w:sz w:val="20"/>
            <w:szCs w:val="20"/>
            <w:lang w:val="en-US"/>
          </w:rPr>
          <w:t xml:space="preserve"> de </w:t>
        </w:r>
        <w:proofErr w:type="spellStart"/>
        <w:r w:rsidRPr="00534E13">
          <w:rPr>
            <w:rFonts w:eastAsiaTheme="minorEastAsia" w:cs="Calibri"/>
            <w:sz w:val="20"/>
            <w:szCs w:val="20"/>
            <w:lang w:val="en-US"/>
          </w:rPr>
          <w:t>queja</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llame</w:t>
        </w:r>
        <w:proofErr w:type="spellEnd"/>
        <w:r w:rsidRPr="00534E13">
          <w:rPr>
            <w:rFonts w:eastAsiaTheme="minorEastAsia" w:cs="Calibri"/>
            <w:sz w:val="20"/>
            <w:szCs w:val="20"/>
            <w:lang w:val="en-US"/>
          </w:rPr>
          <w:t xml:space="preserve"> al (866) 632-9992. </w:t>
        </w:r>
        <w:proofErr w:type="spellStart"/>
        <w:r w:rsidRPr="00534E13">
          <w:rPr>
            <w:rFonts w:eastAsiaTheme="minorEastAsia" w:cs="Calibri"/>
            <w:sz w:val="20"/>
            <w:szCs w:val="20"/>
            <w:lang w:val="en-US"/>
          </w:rPr>
          <w:t>Envíe</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su</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formulario</w:t>
        </w:r>
        <w:proofErr w:type="spellEnd"/>
        <w:r w:rsidRPr="00534E13">
          <w:rPr>
            <w:rFonts w:eastAsiaTheme="minorEastAsia" w:cs="Calibri"/>
            <w:sz w:val="20"/>
            <w:szCs w:val="20"/>
            <w:lang w:val="en-US"/>
          </w:rPr>
          <w:t xml:space="preserve"> o carta </w:t>
        </w:r>
        <w:proofErr w:type="spellStart"/>
        <w:r w:rsidRPr="00534E13">
          <w:rPr>
            <w:rFonts w:eastAsiaTheme="minorEastAsia" w:cs="Calibri"/>
            <w:sz w:val="20"/>
            <w:szCs w:val="20"/>
            <w:lang w:val="en-US"/>
          </w:rPr>
          <w:t>completos</w:t>
        </w:r>
        <w:proofErr w:type="spellEnd"/>
        <w:r w:rsidRPr="00534E13">
          <w:rPr>
            <w:rFonts w:eastAsiaTheme="minorEastAsia" w:cs="Calibri"/>
            <w:sz w:val="20"/>
            <w:szCs w:val="20"/>
            <w:lang w:val="en-US"/>
          </w:rPr>
          <w:t xml:space="preserve"> al USDA </w:t>
        </w:r>
        <w:proofErr w:type="spellStart"/>
        <w:r w:rsidRPr="00534E13">
          <w:rPr>
            <w:rFonts w:eastAsiaTheme="minorEastAsia" w:cs="Calibri"/>
            <w:sz w:val="20"/>
            <w:szCs w:val="20"/>
            <w:lang w:val="en-US"/>
          </w:rPr>
          <w:t>por</w:t>
        </w:r>
        <w:proofErr w:type="spellEnd"/>
        <w:r w:rsidRPr="00534E13">
          <w:rPr>
            <w:rFonts w:eastAsiaTheme="minorEastAsia" w:cs="Calibri"/>
            <w:sz w:val="20"/>
            <w:szCs w:val="20"/>
            <w:lang w:val="en-US"/>
          </w:rPr>
          <w:t xml:space="preserve">: (1) </w:t>
        </w:r>
        <w:proofErr w:type="spellStart"/>
        <w:r w:rsidRPr="00534E13">
          <w:rPr>
            <w:rFonts w:eastAsiaTheme="minorEastAsia" w:cs="Calibri"/>
            <w:sz w:val="20"/>
            <w:szCs w:val="20"/>
            <w:lang w:val="en-US"/>
          </w:rPr>
          <w:t>correo</w:t>
        </w:r>
        <w:proofErr w:type="spellEnd"/>
        <w:r w:rsidRPr="00534E13">
          <w:rPr>
            <w:rFonts w:eastAsiaTheme="minorEastAsia" w:cs="Calibri"/>
            <w:sz w:val="20"/>
            <w:szCs w:val="20"/>
            <w:lang w:val="en-US"/>
          </w:rPr>
          <w:t xml:space="preserve"> postal: Departamento de Agricultura de </w:t>
        </w:r>
        <w:proofErr w:type="spellStart"/>
        <w:r w:rsidRPr="00534E13">
          <w:rPr>
            <w:rFonts w:eastAsiaTheme="minorEastAsia" w:cs="Calibri"/>
            <w:sz w:val="20"/>
            <w:szCs w:val="20"/>
            <w:lang w:val="en-US"/>
          </w:rPr>
          <w:t>los</w:t>
        </w:r>
        <w:proofErr w:type="spellEnd"/>
        <w:r w:rsidRPr="00534E13">
          <w:rPr>
            <w:rFonts w:eastAsiaTheme="minorEastAsia" w:cs="Calibri"/>
            <w:sz w:val="20"/>
            <w:szCs w:val="20"/>
            <w:lang w:val="en-US"/>
          </w:rPr>
          <w:t xml:space="preserve"> EE. UU., </w:t>
        </w:r>
        <w:proofErr w:type="spellStart"/>
        <w:r w:rsidRPr="00534E13">
          <w:rPr>
            <w:rFonts w:eastAsiaTheme="minorEastAsia" w:cs="Calibri"/>
            <w:sz w:val="20"/>
            <w:szCs w:val="20"/>
            <w:lang w:val="en-US"/>
          </w:rPr>
          <w:t>Oficina</w:t>
        </w:r>
        <w:proofErr w:type="spellEnd"/>
        <w:r w:rsidRPr="00534E13">
          <w:rPr>
            <w:rFonts w:eastAsiaTheme="minorEastAsia" w:cs="Calibri"/>
            <w:sz w:val="20"/>
            <w:szCs w:val="20"/>
            <w:lang w:val="en-US"/>
          </w:rPr>
          <w:t xml:space="preserve"> del </w:t>
        </w:r>
        <w:proofErr w:type="spellStart"/>
        <w:r w:rsidRPr="00534E13">
          <w:rPr>
            <w:rFonts w:eastAsiaTheme="minorEastAsia" w:cs="Calibri"/>
            <w:sz w:val="20"/>
            <w:szCs w:val="20"/>
            <w:lang w:val="en-US"/>
          </w:rPr>
          <w:t>Secretario</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Adjunto</w:t>
        </w:r>
        <w:proofErr w:type="spellEnd"/>
        <w:r w:rsidRPr="00534E13">
          <w:rPr>
            <w:rFonts w:eastAsiaTheme="minorEastAsia" w:cs="Calibri"/>
            <w:sz w:val="20"/>
            <w:szCs w:val="20"/>
            <w:lang w:val="en-US"/>
          </w:rPr>
          <w:t xml:space="preserve"> de Derechos </w:t>
        </w:r>
        <w:proofErr w:type="spellStart"/>
        <w:r w:rsidRPr="00534E13">
          <w:rPr>
            <w:rFonts w:eastAsiaTheme="minorEastAsia" w:cs="Calibri"/>
            <w:sz w:val="20"/>
            <w:szCs w:val="20"/>
            <w:lang w:val="en-US"/>
          </w:rPr>
          <w:t>Civiles</w:t>
        </w:r>
        <w:proofErr w:type="spellEnd"/>
        <w:r w:rsidRPr="00534E13">
          <w:rPr>
            <w:rFonts w:eastAsiaTheme="minorEastAsia" w:cs="Calibri"/>
            <w:sz w:val="20"/>
            <w:szCs w:val="20"/>
            <w:lang w:val="en-US"/>
          </w:rPr>
          <w:t xml:space="preserve">, 1400 Independence Avenue, SW, Washington, DC 20250-9410; (2) fax: (202) 690-7442; o (3) </w:t>
        </w:r>
        <w:proofErr w:type="spellStart"/>
        <w:r w:rsidRPr="00534E13">
          <w:rPr>
            <w:rFonts w:eastAsiaTheme="minorEastAsia" w:cs="Calibri"/>
            <w:sz w:val="20"/>
            <w:szCs w:val="20"/>
            <w:lang w:val="en-US"/>
          </w:rPr>
          <w:t>correo</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electrónico</w:t>
        </w:r>
        <w:proofErr w:type="spellEnd"/>
        <w:r w:rsidRPr="00534E13">
          <w:rPr>
            <w:rFonts w:eastAsiaTheme="minorEastAsia" w:cs="Calibri"/>
            <w:sz w:val="20"/>
            <w:szCs w:val="20"/>
            <w:lang w:val="en-US"/>
          </w:rPr>
          <w:t xml:space="preserve">: </w:t>
        </w:r>
        <w:r>
          <w:fldChar w:fldCharType="begin"/>
        </w:r>
        <w:r>
          <w:instrText>HYPERLINK "mailto:program.intake@usda.gov"</w:instrText>
        </w:r>
        <w:r>
          <w:fldChar w:fldCharType="separate"/>
        </w:r>
        <w:r w:rsidRPr="00534E13">
          <w:rPr>
            <w:rStyle w:val="Hyperlink"/>
            <w:rFonts w:eastAsiaTheme="minorEastAsia" w:cs="Calibri"/>
            <w:sz w:val="20"/>
            <w:szCs w:val="20"/>
            <w:lang w:val="en-US"/>
          </w:rPr>
          <w:t>program.intake@usda.gov</w:t>
        </w:r>
        <w:r>
          <w:fldChar w:fldCharType="end"/>
        </w:r>
        <w:r w:rsidRPr="00534E13">
          <w:rPr>
            <w:rFonts w:eastAsiaTheme="minorEastAsia" w:cs="Calibri"/>
            <w:sz w:val="20"/>
            <w:szCs w:val="20"/>
            <w:lang w:val="en-US"/>
          </w:rPr>
          <w:t xml:space="preserve">. </w:t>
        </w:r>
      </w:ins>
    </w:p>
    <w:p w14:paraId="518A5221" w14:textId="77777777" w:rsidR="00373B26" w:rsidRDefault="00373B26" w:rsidP="00373B26">
      <w:pPr>
        <w:spacing w:line="252" w:lineRule="auto"/>
        <w:rPr>
          <w:ins w:id="375" w:author="Walker, Laura (DHS-Contractor)" w:date="2026-04-14T13:31:00Z" w16du:dateUtc="2026-04-14T17:31:00Z"/>
          <w:rFonts w:eastAsiaTheme="minorEastAsia" w:cs="Calibri"/>
          <w:sz w:val="20"/>
          <w:szCs w:val="20"/>
          <w:lang w:val="en-US"/>
        </w:rPr>
      </w:pPr>
    </w:p>
    <w:p w14:paraId="427D9A79" w14:textId="77777777" w:rsidR="00373B26" w:rsidRDefault="00373B26" w:rsidP="00373B26">
      <w:pPr>
        <w:spacing w:line="252" w:lineRule="auto"/>
        <w:rPr>
          <w:ins w:id="376" w:author="Walker, Laura (DHS-Contractor)" w:date="2026-04-14T13:31:00Z" w16du:dateUtc="2026-04-14T17:31:00Z"/>
          <w:rFonts w:eastAsiaTheme="minorEastAsia" w:cs="Calibri"/>
          <w:sz w:val="20"/>
          <w:szCs w:val="20"/>
          <w:lang w:val="en-US"/>
        </w:rPr>
      </w:pPr>
      <w:ins w:id="377" w:author="Walker, Laura (DHS-Contractor)" w:date="2026-04-14T13:31:00Z" w16du:dateUtc="2026-04-14T17:31:00Z">
        <w:r w:rsidRPr="00534E13">
          <w:rPr>
            <w:rFonts w:eastAsiaTheme="minorEastAsia" w:cs="Calibri"/>
            <w:sz w:val="20"/>
            <w:szCs w:val="20"/>
            <w:lang w:val="en-US"/>
          </w:rPr>
          <w:t xml:space="preserve">El USDA es un </w:t>
        </w:r>
        <w:proofErr w:type="spellStart"/>
        <w:r w:rsidRPr="00534E13">
          <w:rPr>
            <w:rFonts w:eastAsiaTheme="minorEastAsia" w:cs="Calibri"/>
            <w:sz w:val="20"/>
            <w:szCs w:val="20"/>
            <w:lang w:val="en-US"/>
          </w:rPr>
          <w:t>proveedor</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empleador</w:t>
        </w:r>
        <w:proofErr w:type="spellEnd"/>
        <w:r w:rsidRPr="00534E13">
          <w:rPr>
            <w:rFonts w:eastAsiaTheme="minorEastAsia" w:cs="Calibri"/>
            <w:sz w:val="20"/>
            <w:szCs w:val="20"/>
            <w:lang w:val="en-US"/>
          </w:rPr>
          <w:t xml:space="preserve"> y </w:t>
        </w:r>
        <w:proofErr w:type="spellStart"/>
        <w:r w:rsidRPr="00534E13">
          <w:rPr>
            <w:rFonts w:eastAsiaTheme="minorEastAsia" w:cs="Calibri"/>
            <w:sz w:val="20"/>
            <w:szCs w:val="20"/>
            <w:lang w:val="en-US"/>
          </w:rPr>
          <w:t>prestamista</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que</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ofrece</w:t>
        </w:r>
        <w:proofErr w:type="spellEnd"/>
        <w:r w:rsidRPr="00534E13">
          <w:rPr>
            <w:rFonts w:eastAsiaTheme="minorEastAsia" w:cs="Calibri"/>
            <w:sz w:val="20"/>
            <w:szCs w:val="20"/>
            <w:lang w:val="en-US"/>
          </w:rPr>
          <w:t xml:space="preserve"> </w:t>
        </w:r>
        <w:proofErr w:type="spellStart"/>
        <w:r w:rsidRPr="00534E13">
          <w:rPr>
            <w:rFonts w:eastAsiaTheme="minorEastAsia" w:cs="Calibri"/>
            <w:sz w:val="20"/>
            <w:szCs w:val="20"/>
            <w:lang w:val="en-US"/>
          </w:rPr>
          <w:t>igualdad</w:t>
        </w:r>
        <w:proofErr w:type="spellEnd"/>
        <w:r w:rsidRPr="00534E13">
          <w:rPr>
            <w:rFonts w:eastAsiaTheme="minorEastAsia" w:cs="Calibri"/>
            <w:sz w:val="20"/>
            <w:szCs w:val="20"/>
            <w:lang w:val="en-US"/>
          </w:rPr>
          <w:t xml:space="preserve"> de </w:t>
        </w:r>
        <w:proofErr w:type="spellStart"/>
        <w:r w:rsidRPr="00534E13">
          <w:rPr>
            <w:rFonts w:eastAsiaTheme="minorEastAsia" w:cs="Calibri"/>
            <w:sz w:val="20"/>
            <w:szCs w:val="20"/>
            <w:lang w:val="en-US"/>
          </w:rPr>
          <w:t>oportunidades</w:t>
        </w:r>
        <w:proofErr w:type="spellEnd"/>
        <w:r w:rsidRPr="00534E13">
          <w:rPr>
            <w:rFonts w:eastAsiaTheme="minorEastAsia" w:cs="Calibri"/>
            <w:sz w:val="20"/>
            <w:szCs w:val="20"/>
            <w:lang w:val="en-US"/>
          </w:rPr>
          <w:t>.</w:t>
        </w:r>
      </w:ins>
    </w:p>
    <w:p w14:paraId="679BEFAB" w14:textId="77777777" w:rsidR="00373B26" w:rsidRPr="00534E13" w:rsidRDefault="00373B26" w:rsidP="00373B26">
      <w:pPr>
        <w:spacing w:line="252" w:lineRule="auto"/>
        <w:rPr>
          <w:ins w:id="378" w:author="Walker, Laura (DHS-Contractor)" w:date="2026-04-14T13:31:00Z" w16du:dateUtc="2026-04-14T17:31:00Z"/>
          <w:rFonts w:eastAsiaTheme="minorEastAsia" w:cs="Calibri"/>
          <w:sz w:val="20"/>
          <w:szCs w:val="20"/>
          <w:lang w:val="en-US"/>
        </w:rPr>
      </w:pPr>
    </w:p>
    <w:p w14:paraId="6446598C" w14:textId="77777777" w:rsidR="00373B26" w:rsidRPr="00265880" w:rsidRDefault="00373B26" w:rsidP="00373B26">
      <w:pPr>
        <w:spacing w:line="240" w:lineRule="auto"/>
        <w:rPr>
          <w:ins w:id="379" w:author="Walker, Laura (DHS-Contractor)" w:date="2026-04-14T13:31:00Z" w16du:dateUtc="2026-04-14T17:31:00Z"/>
          <w:b/>
          <w:sz w:val="18"/>
          <w:szCs w:val="18"/>
          <w:lang w:val="en-US"/>
        </w:rPr>
      </w:pPr>
      <w:ins w:id="380" w:author="Walker, Laura (DHS-Contractor)" w:date="2026-04-14T13:31:00Z" w16du:dateUtc="2026-04-14T17:31:00Z">
        <w:r w:rsidRPr="00265880">
          <w:rPr>
            <w:b/>
            <w:bCs/>
            <w:sz w:val="18"/>
            <w:szCs w:val="18"/>
            <w:lang w:val="en-US"/>
          </w:rPr>
          <w:t>AVISO DE CONFIDENCIALIDAD:</w:t>
        </w:r>
        <w:r w:rsidRPr="00265880">
          <w:rPr>
            <w:b/>
            <w:sz w:val="18"/>
            <w:szCs w:val="18"/>
            <w:lang w:val="en-US"/>
          </w:rPr>
          <w:t> </w:t>
        </w:r>
        <w:r w:rsidRPr="00265880">
          <w:rPr>
            <w:bCs/>
            <w:sz w:val="18"/>
            <w:szCs w:val="18"/>
            <w:lang w:val="en-US"/>
          </w:rPr>
          <w:t xml:space="preserve">El </w:t>
        </w:r>
        <w:proofErr w:type="spellStart"/>
        <w:r w:rsidRPr="00265880">
          <w:rPr>
            <w:bCs/>
            <w:sz w:val="18"/>
            <w:szCs w:val="18"/>
            <w:lang w:val="en-US"/>
          </w:rPr>
          <w:t>contenido</w:t>
        </w:r>
        <w:proofErr w:type="spellEnd"/>
        <w:r w:rsidRPr="00265880">
          <w:rPr>
            <w:bCs/>
            <w:sz w:val="18"/>
            <w:szCs w:val="18"/>
            <w:lang w:val="en-US"/>
          </w:rPr>
          <w:t xml:space="preserve"> de </w:t>
        </w:r>
        <w:proofErr w:type="spellStart"/>
        <w:r w:rsidRPr="00265880">
          <w:rPr>
            <w:bCs/>
            <w:sz w:val="18"/>
            <w:szCs w:val="18"/>
            <w:lang w:val="en-US"/>
          </w:rPr>
          <w:t>este</w:t>
        </w:r>
        <w:proofErr w:type="spellEnd"/>
        <w:r w:rsidRPr="00265880">
          <w:rPr>
            <w:bCs/>
            <w:sz w:val="18"/>
            <w:szCs w:val="18"/>
            <w:lang w:val="en-US"/>
          </w:rPr>
          <w:t xml:space="preserve"> </w:t>
        </w:r>
        <w:proofErr w:type="spellStart"/>
        <w:r w:rsidRPr="00265880">
          <w:rPr>
            <w:bCs/>
            <w:sz w:val="18"/>
            <w:szCs w:val="18"/>
            <w:lang w:val="en-US"/>
          </w:rPr>
          <w:t>correo</w:t>
        </w:r>
        <w:proofErr w:type="spellEnd"/>
        <w:r w:rsidRPr="00265880">
          <w:rPr>
            <w:bCs/>
            <w:sz w:val="18"/>
            <w:szCs w:val="18"/>
            <w:lang w:val="en-US"/>
          </w:rPr>
          <w:t xml:space="preserve"> </w:t>
        </w:r>
        <w:proofErr w:type="spellStart"/>
        <w:r w:rsidRPr="00265880">
          <w:rPr>
            <w:bCs/>
            <w:sz w:val="18"/>
            <w:szCs w:val="18"/>
            <w:lang w:val="en-US"/>
          </w:rPr>
          <w:t>electrónico</w:t>
        </w:r>
        <w:proofErr w:type="spellEnd"/>
        <w:r w:rsidRPr="00265880">
          <w:rPr>
            <w:bCs/>
            <w:sz w:val="18"/>
            <w:szCs w:val="18"/>
            <w:lang w:val="en-US"/>
          </w:rPr>
          <w:t xml:space="preserve"> y sus </w:t>
        </w:r>
        <w:proofErr w:type="spellStart"/>
        <w:r w:rsidRPr="00265880">
          <w:rPr>
            <w:bCs/>
            <w:sz w:val="18"/>
            <w:szCs w:val="18"/>
            <w:lang w:val="en-US"/>
          </w:rPr>
          <w:t>archivos</w:t>
        </w:r>
        <w:proofErr w:type="spellEnd"/>
        <w:r w:rsidRPr="00265880">
          <w:rPr>
            <w:bCs/>
            <w:sz w:val="18"/>
            <w:szCs w:val="18"/>
            <w:lang w:val="en-US"/>
          </w:rPr>
          <w:t xml:space="preserve"> </w:t>
        </w:r>
        <w:proofErr w:type="spellStart"/>
        <w:r w:rsidRPr="00265880">
          <w:rPr>
            <w:bCs/>
            <w:sz w:val="18"/>
            <w:szCs w:val="18"/>
            <w:lang w:val="en-US"/>
          </w:rPr>
          <w:t>adjuntos</w:t>
        </w:r>
        <w:proofErr w:type="spellEnd"/>
        <w:r w:rsidRPr="00265880">
          <w:rPr>
            <w:bCs/>
            <w:sz w:val="18"/>
            <w:szCs w:val="18"/>
            <w:lang w:val="en-US"/>
          </w:rPr>
          <w:t xml:space="preserve"> </w:t>
        </w:r>
        <w:proofErr w:type="spellStart"/>
        <w:r w:rsidRPr="00265880">
          <w:rPr>
            <w:bCs/>
            <w:sz w:val="18"/>
            <w:szCs w:val="18"/>
            <w:lang w:val="en-US"/>
          </w:rPr>
          <w:t>está</w:t>
        </w:r>
        <w:proofErr w:type="spellEnd"/>
        <w:r w:rsidRPr="00265880">
          <w:rPr>
            <w:bCs/>
            <w:sz w:val="18"/>
            <w:szCs w:val="18"/>
            <w:lang w:val="en-US"/>
          </w:rPr>
          <w:t xml:space="preserve"> </w:t>
        </w:r>
        <w:proofErr w:type="spellStart"/>
        <w:r w:rsidRPr="00265880">
          <w:rPr>
            <w:bCs/>
            <w:sz w:val="18"/>
            <w:szCs w:val="18"/>
            <w:lang w:val="en-US"/>
          </w:rPr>
          <w:t>dirigido</w:t>
        </w:r>
        <w:proofErr w:type="spellEnd"/>
        <w:r w:rsidRPr="00265880">
          <w:rPr>
            <w:bCs/>
            <w:sz w:val="18"/>
            <w:szCs w:val="18"/>
            <w:lang w:val="en-US"/>
          </w:rPr>
          <w:t xml:space="preserve"> </w:t>
        </w:r>
        <w:proofErr w:type="spellStart"/>
        <w:r w:rsidRPr="00265880">
          <w:rPr>
            <w:bCs/>
            <w:sz w:val="18"/>
            <w:szCs w:val="18"/>
            <w:lang w:val="en-US"/>
          </w:rPr>
          <w:t>exclusivamente</w:t>
        </w:r>
        <w:proofErr w:type="spellEnd"/>
        <w:r w:rsidRPr="00265880">
          <w:rPr>
            <w:bCs/>
            <w:sz w:val="18"/>
            <w:szCs w:val="18"/>
            <w:lang w:val="en-US"/>
          </w:rPr>
          <w:t xml:space="preserve"> a </w:t>
        </w:r>
        <w:proofErr w:type="spellStart"/>
        <w:r w:rsidRPr="00265880">
          <w:rPr>
            <w:bCs/>
            <w:sz w:val="18"/>
            <w:szCs w:val="18"/>
            <w:lang w:val="en-US"/>
          </w:rPr>
          <w:t>su</w:t>
        </w:r>
        <w:proofErr w:type="spellEnd"/>
        <w:r w:rsidRPr="00265880">
          <w:rPr>
            <w:bCs/>
            <w:sz w:val="18"/>
            <w:szCs w:val="18"/>
            <w:lang w:val="en-US"/>
          </w:rPr>
          <w:t xml:space="preserve">(s) </w:t>
        </w:r>
        <w:proofErr w:type="spellStart"/>
        <w:r w:rsidRPr="00265880">
          <w:rPr>
            <w:bCs/>
            <w:sz w:val="18"/>
            <w:szCs w:val="18"/>
            <w:lang w:val="en-US"/>
          </w:rPr>
          <w:t>destinatario</w:t>
        </w:r>
        <w:proofErr w:type="spellEnd"/>
        <w:r w:rsidRPr="00265880">
          <w:rPr>
            <w:bCs/>
            <w:sz w:val="18"/>
            <w:szCs w:val="18"/>
            <w:lang w:val="en-US"/>
          </w:rPr>
          <w:t xml:space="preserve">(s) y </w:t>
        </w:r>
        <w:proofErr w:type="spellStart"/>
        <w:r w:rsidRPr="00265880">
          <w:rPr>
            <w:bCs/>
            <w:sz w:val="18"/>
            <w:szCs w:val="18"/>
            <w:lang w:val="en-US"/>
          </w:rPr>
          <w:t>puede</w:t>
        </w:r>
        <w:proofErr w:type="spellEnd"/>
        <w:r w:rsidRPr="00265880">
          <w:rPr>
            <w:bCs/>
            <w:sz w:val="18"/>
            <w:szCs w:val="18"/>
            <w:lang w:val="en-US"/>
          </w:rPr>
          <w:t xml:space="preserve"> </w:t>
        </w:r>
        <w:proofErr w:type="spellStart"/>
        <w:r w:rsidRPr="00265880">
          <w:rPr>
            <w:bCs/>
            <w:sz w:val="18"/>
            <w:szCs w:val="18"/>
            <w:lang w:val="en-US"/>
          </w:rPr>
          <w:t>contener</w:t>
        </w:r>
        <w:proofErr w:type="spellEnd"/>
        <w:r w:rsidRPr="00265880">
          <w:rPr>
            <w:bCs/>
            <w:sz w:val="18"/>
            <w:szCs w:val="18"/>
            <w:lang w:val="en-US"/>
          </w:rPr>
          <w:t xml:space="preserve"> </w:t>
        </w:r>
        <w:proofErr w:type="spellStart"/>
        <w:r w:rsidRPr="00265880">
          <w:rPr>
            <w:bCs/>
            <w:sz w:val="18"/>
            <w:szCs w:val="18"/>
            <w:lang w:val="en-US"/>
          </w:rPr>
          <w:t>información</w:t>
        </w:r>
        <w:proofErr w:type="spellEnd"/>
        <w:r w:rsidRPr="00265880">
          <w:rPr>
            <w:bCs/>
            <w:sz w:val="18"/>
            <w:szCs w:val="18"/>
            <w:lang w:val="en-US"/>
          </w:rPr>
          <w:t xml:space="preserve"> </w:t>
        </w:r>
        <w:proofErr w:type="spellStart"/>
        <w:r w:rsidRPr="00265880">
          <w:rPr>
            <w:bCs/>
            <w:sz w:val="18"/>
            <w:szCs w:val="18"/>
            <w:lang w:val="en-US"/>
          </w:rPr>
          <w:t>confidencial</w:t>
        </w:r>
        <w:proofErr w:type="spellEnd"/>
        <w:r w:rsidRPr="00265880">
          <w:rPr>
            <w:bCs/>
            <w:sz w:val="18"/>
            <w:szCs w:val="18"/>
            <w:lang w:val="en-US"/>
          </w:rPr>
          <w:t xml:space="preserve"> o </w:t>
        </w:r>
        <w:proofErr w:type="spellStart"/>
        <w:r w:rsidRPr="00265880">
          <w:rPr>
            <w:bCs/>
            <w:sz w:val="18"/>
            <w:szCs w:val="18"/>
            <w:lang w:val="en-US"/>
          </w:rPr>
          <w:t>privilegiada</w:t>
        </w:r>
        <w:proofErr w:type="spellEnd"/>
        <w:r w:rsidRPr="00265880">
          <w:rPr>
            <w:bCs/>
            <w:sz w:val="18"/>
            <w:szCs w:val="18"/>
            <w:lang w:val="en-US"/>
          </w:rPr>
          <w:t xml:space="preserve">, </w:t>
        </w:r>
        <w:proofErr w:type="spellStart"/>
        <w:r w:rsidRPr="00265880">
          <w:rPr>
            <w:bCs/>
            <w:sz w:val="18"/>
            <w:szCs w:val="18"/>
            <w:lang w:val="en-US"/>
          </w:rPr>
          <w:t>que</w:t>
        </w:r>
        <w:proofErr w:type="spellEnd"/>
        <w:r w:rsidRPr="00265880">
          <w:rPr>
            <w:bCs/>
            <w:sz w:val="18"/>
            <w:szCs w:val="18"/>
            <w:lang w:val="en-US"/>
          </w:rPr>
          <w:t xml:space="preserve"> </w:t>
        </w:r>
        <w:proofErr w:type="spellStart"/>
        <w:r w:rsidRPr="00265880">
          <w:rPr>
            <w:bCs/>
            <w:sz w:val="18"/>
            <w:szCs w:val="18"/>
            <w:lang w:val="en-US"/>
          </w:rPr>
          <w:t>podría</w:t>
        </w:r>
        <w:proofErr w:type="spellEnd"/>
        <w:r w:rsidRPr="00265880">
          <w:rPr>
            <w:bCs/>
            <w:sz w:val="18"/>
            <w:szCs w:val="18"/>
            <w:lang w:val="en-US"/>
          </w:rPr>
          <w:t xml:space="preserve"> </w:t>
        </w:r>
        <w:proofErr w:type="spellStart"/>
        <w:r w:rsidRPr="00265880">
          <w:rPr>
            <w:bCs/>
            <w:sz w:val="18"/>
            <w:szCs w:val="18"/>
            <w:lang w:val="en-US"/>
          </w:rPr>
          <w:t>estar</w:t>
        </w:r>
        <w:proofErr w:type="spellEnd"/>
        <w:r w:rsidRPr="00265880">
          <w:rPr>
            <w:bCs/>
            <w:sz w:val="18"/>
            <w:szCs w:val="18"/>
            <w:lang w:val="en-US"/>
          </w:rPr>
          <w:t xml:space="preserve"> </w:t>
        </w:r>
        <w:proofErr w:type="spellStart"/>
        <w:r w:rsidRPr="00265880">
          <w:rPr>
            <w:bCs/>
            <w:sz w:val="18"/>
            <w:szCs w:val="18"/>
            <w:lang w:val="en-US"/>
          </w:rPr>
          <w:t>legalmente</w:t>
        </w:r>
        <w:proofErr w:type="spellEnd"/>
        <w:r w:rsidRPr="00265880">
          <w:rPr>
            <w:bCs/>
            <w:sz w:val="18"/>
            <w:szCs w:val="18"/>
            <w:lang w:val="en-US"/>
          </w:rPr>
          <w:t xml:space="preserve"> </w:t>
        </w:r>
        <w:proofErr w:type="spellStart"/>
        <w:r w:rsidRPr="00265880">
          <w:rPr>
            <w:bCs/>
            <w:sz w:val="18"/>
            <w:szCs w:val="18"/>
            <w:lang w:val="en-US"/>
          </w:rPr>
          <w:t>protegida</w:t>
        </w:r>
        <w:proofErr w:type="spellEnd"/>
        <w:r w:rsidRPr="00265880">
          <w:rPr>
            <w:bCs/>
            <w:sz w:val="18"/>
            <w:szCs w:val="18"/>
            <w:lang w:val="en-US"/>
          </w:rPr>
          <w:t xml:space="preserve"> contra </w:t>
        </w:r>
        <w:proofErr w:type="spellStart"/>
        <w:r w:rsidRPr="00265880">
          <w:rPr>
            <w:bCs/>
            <w:sz w:val="18"/>
            <w:szCs w:val="18"/>
            <w:lang w:val="en-US"/>
          </w:rPr>
          <w:t>su</w:t>
        </w:r>
        <w:proofErr w:type="spellEnd"/>
        <w:r w:rsidRPr="00265880">
          <w:rPr>
            <w:bCs/>
            <w:sz w:val="18"/>
            <w:szCs w:val="18"/>
            <w:lang w:val="en-US"/>
          </w:rPr>
          <w:t xml:space="preserve"> </w:t>
        </w:r>
        <w:proofErr w:type="spellStart"/>
        <w:r w:rsidRPr="00265880">
          <w:rPr>
            <w:bCs/>
            <w:sz w:val="18"/>
            <w:szCs w:val="18"/>
            <w:lang w:val="en-US"/>
          </w:rPr>
          <w:t>divulgación</w:t>
        </w:r>
        <w:proofErr w:type="spellEnd"/>
        <w:r w:rsidRPr="00265880">
          <w:rPr>
            <w:bCs/>
            <w:sz w:val="18"/>
            <w:szCs w:val="18"/>
            <w:lang w:val="en-US"/>
          </w:rPr>
          <w:t xml:space="preserve">. Si </w:t>
        </w:r>
        <w:proofErr w:type="spellStart"/>
        <w:r w:rsidRPr="00265880">
          <w:rPr>
            <w:bCs/>
            <w:sz w:val="18"/>
            <w:szCs w:val="18"/>
            <w:lang w:val="en-US"/>
          </w:rPr>
          <w:t>usted</w:t>
        </w:r>
        <w:proofErr w:type="spellEnd"/>
        <w:r w:rsidRPr="00265880">
          <w:rPr>
            <w:bCs/>
            <w:sz w:val="18"/>
            <w:szCs w:val="18"/>
            <w:lang w:val="en-US"/>
          </w:rPr>
          <w:t xml:space="preserve"> no es </w:t>
        </w:r>
        <w:proofErr w:type="spellStart"/>
        <w:r w:rsidRPr="00265880">
          <w:rPr>
            <w:bCs/>
            <w:sz w:val="18"/>
            <w:szCs w:val="18"/>
            <w:lang w:val="en-US"/>
          </w:rPr>
          <w:t>el</w:t>
        </w:r>
        <w:proofErr w:type="spellEnd"/>
        <w:r w:rsidRPr="00265880">
          <w:rPr>
            <w:bCs/>
            <w:sz w:val="18"/>
            <w:szCs w:val="18"/>
            <w:lang w:val="en-US"/>
          </w:rPr>
          <w:t xml:space="preserve"> </w:t>
        </w:r>
        <w:proofErr w:type="spellStart"/>
        <w:r w:rsidRPr="00265880">
          <w:rPr>
            <w:bCs/>
            <w:sz w:val="18"/>
            <w:szCs w:val="18"/>
            <w:lang w:val="en-US"/>
          </w:rPr>
          <w:t>destinatario</w:t>
        </w:r>
        <w:proofErr w:type="spellEnd"/>
        <w:r w:rsidRPr="00265880">
          <w:rPr>
            <w:bCs/>
            <w:sz w:val="18"/>
            <w:szCs w:val="18"/>
            <w:lang w:val="en-US"/>
          </w:rPr>
          <w:t xml:space="preserve"> de </w:t>
        </w:r>
        <w:proofErr w:type="spellStart"/>
        <w:r w:rsidRPr="00265880">
          <w:rPr>
            <w:bCs/>
            <w:sz w:val="18"/>
            <w:szCs w:val="18"/>
            <w:lang w:val="en-US"/>
          </w:rPr>
          <w:t>este</w:t>
        </w:r>
        <w:proofErr w:type="spellEnd"/>
        <w:r w:rsidRPr="00265880">
          <w:rPr>
            <w:bCs/>
            <w:sz w:val="18"/>
            <w:szCs w:val="18"/>
            <w:lang w:val="en-US"/>
          </w:rPr>
          <w:t xml:space="preserve"> </w:t>
        </w:r>
        <w:proofErr w:type="spellStart"/>
        <w:r w:rsidRPr="00265880">
          <w:rPr>
            <w:bCs/>
            <w:sz w:val="18"/>
            <w:szCs w:val="18"/>
            <w:lang w:val="en-US"/>
          </w:rPr>
          <w:t>mensaje</w:t>
        </w:r>
        <w:proofErr w:type="spellEnd"/>
        <w:r w:rsidRPr="00265880">
          <w:rPr>
            <w:bCs/>
            <w:sz w:val="18"/>
            <w:szCs w:val="18"/>
            <w:lang w:val="en-US"/>
          </w:rPr>
          <w:t xml:space="preserve"> o </w:t>
        </w:r>
        <w:proofErr w:type="spellStart"/>
        <w:r w:rsidRPr="00265880">
          <w:rPr>
            <w:bCs/>
            <w:sz w:val="18"/>
            <w:szCs w:val="18"/>
            <w:lang w:val="en-US"/>
          </w:rPr>
          <w:t>su</w:t>
        </w:r>
        <w:proofErr w:type="spellEnd"/>
        <w:r w:rsidRPr="00265880">
          <w:rPr>
            <w:bCs/>
            <w:sz w:val="18"/>
            <w:szCs w:val="18"/>
            <w:lang w:val="en-US"/>
          </w:rPr>
          <w:t xml:space="preserve"> </w:t>
        </w:r>
        <w:proofErr w:type="spellStart"/>
        <w:r w:rsidRPr="00265880">
          <w:rPr>
            <w:bCs/>
            <w:sz w:val="18"/>
            <w:szCs w:val="18"/>
            <w:lang w:val="en-US"/>
          </w:rPr>
          <w:t>agente</w:t>
        </w:r>
        <w:proofErr w:type="spellEnd"/>
        <w:r w:rsidRPr="00265880">
          <w:rPr>
            <w:bCs/>
            <w:sz w:val="18"/>
            <w:szCs w:val="18"/>
            <w:lang w:val="en-US"/>
          </w:rPr>
          <w:t xml:space="preserve">, o </w:t>
        </w:r>
        <w:proofErr w:type="spellStart"/>
        <w:r w:rsidRPr="00265880">
          <w:rPr>
            <w:bCs/>
            <w:sz w:val="18"/>
            <w:szCs w:val="18"/>
            <w:lang w:val="en-US"/>
          </w:rPr>
          <w:t>si</w:t>
        </w:r>
        <w:proofErr w:type="spellEnd"/>
        <w:r w:rsidRPr="00265880">
          <w:rPr>
            <w:bCs/>
            <w:sz w:val="18"/>
            <w:szCs w:val="18"/>
            <w:lang w:val="en-US"/>
          </w:rPr>
          <w:t xml:space="preserve"> </w:t>
        </w:r>
        <w:proofErr w:type="spellStart"/>
        <w:r w:rsidRPr="00265880">
          <w:rPr>
            <w:bCs/>
            <w:sz w:val="18"/>
            <w:szCs w:val="18"/>
            <w:lang w:val="en-US"/>
          </w:rPr>
          <w:t>este</w:t>
        </w:r>
        <w:proofErr w:type="spellEnd"/>
        <w:r w:rsidRPr="00265880">
          <w:rPr>
            <w:bCs/>
            <w:sz w:val="18"/>
            <w:szCs w:val="18"/>
            <w:lang w:val="en-US"/>
          </w:rPr>
          <w:t xml:space="preserve"> </w:t>
        </w:r>
        <w:proofErr w:type="spellStart"/>
        <w:r w:rsidRPr="00265880">
          <w:rPr>
            <w:bCs/>
            <w:sz w:val="18"/>
            <w:szCs w:val="18"/>
            <w:lang w:val="en-US"/>
          </w:rPr>
          <w:t>mensaje</w:t>
        </w:r>
        <w:proofErr w:type="spellEnd"/>
        <w:r w:rsidRPr="00265880">
          <w:rPr>
            <w:bCs/>
            <w:sz w:val="18"/>
            <w:szCs w:val="18"/>
            <w:lang w:val="en-US"/>
          </w:rPr>
          <w:t xml:space="preserve"> le ha </w:t>
        </w:r>
        <w:proofErr w:type="spellStart"/>
        <w:r w:rsidRPr="00265880">
          <w:rPr>
            <w:bCs/>
            <w:sz w:val="18"/>
            <w:szCs w:val="18"/>
            <w:lang w:val="en-US"/>
          </w:rPr>
          <w:t>sido</w:t>
        </w:r>
        <w:proofErr w:type="spellEnd"/>
        <w:r w:rsidRPr="00265880">
          <w:rPr>
            <w:bCs/>
            <w:sz w:val="18"/>
            <w:szCs w:val="18"/>
            <w:lang w:val="en-US"/>
          </w:rPr>
          <w:t xml:space="preserve"> </w:t>
        </w:r>
        <w:proofErr w:type="spellStart"/>
        <w:r w:rsidRPr="00265880">
          <w:rPr>
            <w:bCs/>
            <w:sz w:val="18"/>
            <w:szCs w:val="18"/>
            <w:lang w:val="en-US"/>
          </w:rPr>
          <w:t>enviado</w:t>
        </w:r>
        <w:proofErr w:type="spellEnd"/>
        <w:r w:rsidRPr="00265880">
          <w:rPr>
            <w:bCs/>
            <w:sz w:val="18"/>
            <w:szCs w:val="18"/>
            <w:lang w:val="en-US"/>
          </w:rPr>
          <w:t xml:space="preserve"> </w:t>
        </w:r>
        <w:proofErr w:type="spellStart"/>
        <w:r w:rsidRPr="00265880">
          <w:rPr>
            <w:bCs/>
            <w:sz w:val="18"/>
            <w:szCs w:val="18"/>
            <w:lang w:val="en-US"/>
          </w:rPr>
          <w:t>por</w:t>
        </w:r>
        <w:proofErr w:type="spellEnd"/>
        <w:r w:rsidRPr="00265880">
          <w:rPr>
            <w:bCs/>
            <w:sz w:val="18"/>
            <w:szCs w:val="18"/>
            <w:lang w:val="en-US"/>
          </w:rPr>
          <w:t xml:space="preserve"> error, </w:t>
        </w:r>
        <w:proofErr w:type="spellStart"/>
        <w:r w:rsidRPr="00265880">
          <w:rPr>
            <w:bCs/>
            <w:sz w:val="18"/>
            <w:szCs w:val="18"/>
            <w:lang w:val="en-US"/>
          </w:rPr>
          <w:t>por</w:t>
        </w:r>
        <w:proofErr w:type="spellEnd"/>
        <w:r w:rsidRPr="00265880">
          <w:rPr>
            <w:bCs/>
            <w:sz w:val="18"/>
            <w:szCs w:val="18"/>
            <w:lang w:val="en-US"/>
          </w:rPr>
          <w:t xml:space="preserve"> favor, </w:t>
        </w:r>
        <w:proofErr w:type="spellStart"/>
        <w:r w:rsidRPr="00265880">
          <w:rPr>
            <w:bCs/>
            <w:sz w:val="18"/>
            <w:szCs w:val="18"/>
            <w:lang w:val="en-US"/>
          </w:rPr>
          <w:t>informe</w:t>
        </w:r>
        <w:proofErr w:type="spellEnd"/>
        <w:r w:rsidRPr="00265880">
          <w:rPr>
            <w:bCs/>
            <w:sz w:val="18"/>
            <w:szCs w:val="18"/>
            <w:lang w:val="en-US"/>
          </w:rPr>
          <w:t xml:space="preserve"> </w:t>
        </w:r>
        <w:proofErr w:type="spellStart"/>
        <w:r w:rsidRPr="00265880">
          <w:rPr>
            <w:bCs/>
            <w:sz w:val="18"/>
            <w:szCs w:val="18"/>
            <w:lang w:val="en-US"/>
          </w:rPr>
          <w:t>inmediatamente</w:t>
        </w:r>
        <w:proofErr w:type="spellEnd"/>
        <w:r w:rsidRPr="00265880">
          <w:rPr>
            <w:bCs/>
            <w:sz w:val="18"/>
            <w:szCs w:val="18"/>
            <w:lang w:val="en-US"/>
          </w:rPr>
          <w:t xml:space="preserve"> al </w:t>
        </w:r>
        <w:proofErr w:type="spellStart"/>
        <w:r w:rsidRPr="00265880">
          <w:rPr>
            <w:bCs/>
            <w:sz w:val="18"/>
            <w:szCs w:val="18"/>
            <w:lang w:val="en-US"/>
          </w:rPr>
          <w:t>remitente</w:t>
        </w:r>
        <w:proofErr w:type="spellEnd"/>
        <w:r w:rsidRPr="00265880">
          <w:rPr>
            <w:bCs/>
            <w:sz w:val="18"/>
            <w:szCs w:val="18"/>
            <w:lang w:val="en-US"/>
          </w:rPr>
          <w:t xml:space="preserve"> </w:t>
        </w:r>
        <w:proofErr w:type="spellStart"/>
        <w:r w:rsidRPr="00265880">
          <w:rPr>
            <w:bCs/>
            <w:sz w:val="18"/>
            <w:szCs w:val="18"/>
            <w:lang w:val="en-US"/>
          </w:rPr>
          <w:t>mediante</w:t>
        </w:r>
        <w:proofErr w:type="spellEnd"/>
        <w:r w:rsidRPr="00265880">
          <w:rPr>
            <w:bCs/>
            <w:sz w:val="18"/>
            <w:szCs w:val="18"/>
            <w:lang w:val="en-US"/>
          </w:rPr>
          <w:t xml:space="preserve"> un </w:t>
        </w:r>
        <w:proofErr w:type="spellStart"/>
        <w:r w:rsidRPr="00265880">
          <w:rPr>
            <w:bCs/>
            <w:sz w:val="18"/>
            <w:szCs w:val="18"/>
            <w:lang w:val="en-US"/>
          </w:rPr>
          <w:t>correo</w:t>
        </w:r>
        <w:proofErr w:type="spellEnd"/>
        <w:r w:rsidRPr="00265880">
          <w:rPr>
            <w:bCs/>
            <w:sz w:val="18"/>
            <w:szCs w:val="18"/>
            <w:lang w:val="en-US"/>
          </w:rPr>
          <w:t xml:space="preserve"> </w:t>
        </w:r>
        <w:proofErr w:type="spellStart"/>
        <w:r w:rsidRPr="00265880">
          <w:rPr>
            <w:bCs/>
            <w:sz w:val="18"/>
            <w:szCs w:val="18"/>
            <w:lang w:val="en-US"/>
          </w:rPr>
          <w:t>electrónico</w:t>
        </w:r>
        <w:proofErr w:type="spellEnd"/>
        <w:r w:rsidRPr="00265880">
          <w:rPr>
            <w:bCs/>
            <w:sz w:val="18"/>
            <w:szCs w:val="18"/>
            <w:lang w:val="en-US"/>
          </w:rPr>
          <w:t xml:space="preserve"> de </w:t>
        </w:r>
        <w:proofErr w:type="spellStart"/>
        <w:r w:rsidRPr="00265880">
          <w:rPr>
            <w:bCs/>
            <w:sz w:val="18"/>
            <w:szCs w:val="18"/>
            <w:lang w:val="en-US"/>
          </w:rPr>
          <w:t>respuesta</w:t>
        </w:r>
        <w:proofErr w:type="spellEnd"/>
        <w:r w:rsidRPr="00265880">
          <w:rPr>
            <w:bCs/>
            <w:sz w:val="18"/>
            <w:szCs w:val="18"/>
            <w:lang w:val="en-US"/>
          </w:rPr>
          <w:t xml:space="preserve"> y </w:t>
        </w:r>
        <w:proofErr w:type="spellStart"/>
        <w:r w:rsidRPr="00265880">
          <w:rPr>
            <w:bCs/>
            <w:sz w:val="18"/>
            <w:szCs w:val="18"/>
            <w:lang w:val="en-US"/>
          </w:rPr>
          <w:t>elimine</w:t>
        </w:r>
        <w:proofErr w:type="spellEnd"/>
        <w:r w:rsidRPr="00265880">
          <w:rPr>
            <w:bCs/>
            <w:sz w:val="18"/>
            <w:szCs w:val="18"/>
            <w:lang w:val="en-US"/>
          </w:rPr>
          <w:t xml:space="preserve"> </w:t>
        </w:r>
        <w:proofErr w:type="spellStart"/>
        <w:r w:rsidRPr="00265880">
          <w:rPr>
            <w:bCs/>
            <w:sz w:val="18"/>
            <w:szCs w:val="18"/>
            <w:lang w:val="en-US"/>
          </w:rPr>
          <w:t>este</w:t>
        </w:r>
        <w:proofErr w:type="spellEnd"/>
        <w:r w:rsidRPr="00265880">
          <w:rPr>
            <w:bCs/>
            <w:sz w:val="18"/>
            <w:szCs w:val="18"/>
            <w:lang w:val="en-US"/>
          </w:rPr>
          <w:t xml:space="preserve"> </w:t>
        </w:r>
        <w:proofErr w:type="spellStart"/>
        <w:r w:rsidRPr="00265880">
          <w:rPr>
            <w:bCs/>
            <w:sz w:val="18"/>
            <w:szCs w:val="18"/>
            <w:lang w:val="en-US"/>
          </w:rPr>
          <w:t>mensaje</w:t>
        </w:r>
        <w:proofErr w:type="spellEnd"/>
        <w:r w:rsidRPr="00265880">
          <w:rPr>
            <w:bCs/>
            <w:sz w:val="18"/>
            <w:szCs w:val="18"/>
            <w:lang w:val="en-US"/>
          </w:rPr>
          <w:t xml:space="preserve"> y sus </w:t>
        </w:r>
        <w:proofErr w:type="spellStart"/>
        <w:r w:rsidRPr="00265880">
          <w:rPr>
            <w:bCs/>
            <w:sz w:val="18"/>
            <w:szCs w:val="18"/>
            <w:lang w:val="en-US"/>
          </w:rPr>
          <w:t>archivos</w:t>
        </w:r>
        <w:proofErr w:type="spellEnd"/>
        <w:r w:rsidRPr="00265880">
          <w:rPr>
            <w:bCs/>
            <w:sz w:val="18"/>
            <w:szCs w:val="18"/>
            <w:lang w:val="en-US"/>
          </w:rPr>
          <w:t xml:space="preserve"> </w:t>
        </w:r>
        <w:proofErr w:type="spellStart"/>
        <w:r w:rsidRPr="00265880">
          <w:rPr>
            <w:bCs/>
            <w:sz w:val="18"/>
            <w:szCs w:val="18"/>
            <w:lang w:val="en-US"/>
          </w:rPr>
          <w:t>adjuntos</w:t>
        </w:r>
        <w:proofErr w:type="spellEnd"/>
        <w:r w:rsidRPr="00265880">
          <w:rPr>
            <w:bCs/>
            <w:sz w:val="18"/>
            <w:szCs w:val="18"/>
            <w:lang w:val="en-US"/>
          </w:rPr>
          <w:t xml:space="preserve">. Si </w:t>
        </w:r>
        <w:proofErr w:type="spellStart"/>
        <w:r w:rsidRPr="00265880">
          <w:rPr>
            <w:bCs/>
            <w:sz w:val="18"/>
            <w:szCs w:val="18"/>
            <w:lang w:val="en-US"/>
          </w:rPr>
          <w:t>usted</w:t>
        </w:r>
        <w:proofErr w:type="spellEnd"/>
        <w:r w:rsidRPr="00265880">
          <w:rPr>
            <w:bCs/>
            <w:sz w:val="18"/>
            <w:szCs w:val="18"/>
            <w:lang w:val="en-US"/>
          </w:rPr>
          <w:t xml:space="preserve"> no es </w:t>
        </w:r>
        <w:proofErr w:type="spellStart"/>
        <w:r w:rsidRPr="00265880">
          <w:rPr>
            <w:bCs/>
            <w:sz w:val="18"/>
            <w:szCs w:val="18"/>
            <w:lang w:val="en-US"/>
          </w:rPr>
          <w:t>el</w:t>
        </w:r>
        <w:proofErr w:type="spellEnd"/>
        <w:r w:rsidRPr="00265880">
          <w:rPr>
            <w:bCs/>
            <w:sz w:val="18"/>
            <w:szCs w:val="18"/>
            <w:lang w:val="en-US"/>
          </w:rPr>
          <w:t xml:space="preserve"> </w:t>
        </w:r>
        <w:proofErr w:type="spellStart"/>
        <w:r w:rsidRPr="00265880">
          <w:rPr>
            <w:bCs/>
            <w:sz w:val="18"/>
            <w:szCs w:val="18"/>
            <w:lang w:val="en-US"/>
          </w:rPr>
          <w:t>destinatario</w:t>
        </w:r>
        <w:proofErr w:type="spellEnd"/>
        <w:r w:rsidRPr="00265880">
          <w:rPr>
            <w:bCs/>
            <w:sz w:val="18"/>
            <w:szCs w:val="18"/>
            <w:lang w:val="en-US"/>
          </w:rPr>
          <w:t xml:space="preserve">, se le </w:t>
        </w:r>
        <w:proofErr w:type="spellStart"/>
        <w:r w:rsidRPr="00265880">
          <w:rPr>
            <w:bCs/>
            <w:sz w:val="18"/>
            <w:szCs w:val="18"/>
            <w:lang w:val="en-US"/>
          </w:rPr>
          <w:t>notifica</w:t>
        </w:r>
        <w:proofErr w:type="spellEnd"/>
        <w:r w:rsidRPr="00265880">
          <w:rPr>
            <w:bCs/>
            <w:sz w:val="18"/>
            <w:szCs w:val="18"/>
            <w:lang w:val="en-US"/>
          </w:rPr>
          <w:t xml:space="preserve"> </w:t>
        </w:r>
        <w:proofErr w:type="spellStart"/>
        <w:r w:rsidRPr="00265880">
          <w:rPr>
            <w:bCs/>
            <w:sz w:val="18"/>
            <w:szCs w:val="18"/>
            <w:lang w:val="en-US"/>
          </w:rPr>
          <w:t>que</w:t>
        </w:r>
        <w:proofErr w:type="spellEnd"/>
        <w:r w:rsidRPr="00265880">
          <w:rPr>
            <w:bCs/>
            <w:sz w:val="18"/>
            <w:szCs w:val="18"/>
            <w:lang w:val="en-US"/>
          </w:rPr>
          <w:t xml:space="preserve"> </w:t>
        </w:r>
        <w:proofErr w:type="spellStart"/>
        <w:r w:rsidRPr="00265880">
          <w:rPr>
            <w:bCs/>
            <w:sz w:val="18"/>
            <w:szCs w:val="18"/>
            <w:lang w:val="en-US"/>
          </w:rPr>
          <w:t>cualquier</w:t>
        </w:r>
        <w:proofErr w:type="spellEnd"/>
        <w:r w:rsidRPr="00265880">
          <w:rPr>
            <w:bCs/>
            <w:sz w:val="18"/>
            <w:szCs w:val="18"/>
            <w:lang w:val="en-US"/>
          </w:rPr>
          <w:t xml:space="preserve"> </w:t>
        </w:r>
        <w:proofErr w:type="spellStart"/>
        <w:r w:rsidRPr="00265880">
          <w:rPr>
            <w:bCs/>
            <w:sz w:val="18"/>
            <w:szCs w:val="18"/>
            <w:lang w:val="en-US"/>
          </w:rPr>
          <w:t>uso</w:t>
        </w:r>
        <w:proofErr w:type="spellEnd"/>
        <w:r w:rsidRPr="00265880">
          <w:rPr>
            <w:bCs/>
            <w:sz w:val="18"/>
            <w:szCs w:val="18"/>
            <w:lang w:val="en-US"/>
          </w:rPr>
          <w:t xml:space="preserve">, </w:t>
        </w:r>
        <w:proofErr w:type="spellStart"/>
        <w:r w:rsidRPr="00265880">
          <w:rPr>
            <w:bCs/>
            <w:sz w:val="18"/>
            <w:szCs w:val="18"/>
            <w:lang w:val="en-US"/>
          </w:rPr>
          <w:t>difusión</w:t>
        </w:r>
        <w:proofErr w:type="spellEnd"/>
        <w:r w:rsidRPr="00265880">
          <w:rPr>
            <w:bCs/>
            <w:sz w:val="18"/>
            <w:szCs w:val="18"/>
            <w:lang w:val="en-US"/>
          </w:rPr>
          <w:t xml:space="preserve">, </w:t>
        </w:r>
        <w:proofErr w:type="spellStart"/>
        <w:r w:rsidRPr="00265880">
          <w:rPr>
            <w:bCs/>
            <w:sz w:val="18"/>
            <w:szCs w:val="18"/>
            <w:lang w:val="en-US"/>
          </w:rPr>
          <w:t>copia</w:t>
        </w:r>
        <w:proofErr w:type="spellEnd"/>
        <w:r w:rsidRPr="00265880">
          <w:rPr>
            <w:bCs/>
            <w:sz w:val="18"/>
            <w:szCs w:val="18"/>
            <w:lang w:val="en-US"/>
          </w:rPr>
          <w:t xml:space="preserve"> o </w:t>
        </w:r>
        <w:proofErr w:type="spellStart"/>
        <w:r w:rsidRPr="00265880">
          <w:rPr>
            <w:bCs/>
            <w:sz w:val="18"/>
            <w:szCs w:val="18"/>
            <w:lang w:val="en-US"/>
          </w:rPr>
          <w:t>almacenamiento</w:t>
        </w:r>
        <w:proofErr w:type="spellEnd"/>
        <w:r w:rsidRPr="00265880">
          <w:rPr>
            <w:bCs/>
            <w:sz w:val="18"/>
            <w:szCs w:val="18"/>
            <w:lang w:val="en-US"/>
          </w:rPr>
          <w:t xml:space="preserve"> de </w:t>
        </w:r>
        <w:proofErr w:type="spellStart"/>
        <w:r w:rsidRPr="00265880">
          <w:rPr>
            <w:bCs/>
            <w:sz w:val="18"/>
            <w:szCs w:val="18"/>
            <w:lang w:val="en-US"/>
          </w:rPr>
          <w:t>este</w:t>
        </w:r>
        <w:proofErr w:type="spellEnd"/>
        <w:r w:rsidRPr="00265880">
          <w:rPr>
            <w:bCs/>
            <w:sz w:val="18"/>
            <w:szCs w:val="18"/>
            <w:lang w:val="en-US"/>
          </w:rPr>
          <w:t xml:space="preserve"> </w:t>
        </w:r>
        <w:proofErr w:type="spellStart"/>
        <w:r w:rsidRPr="00265880">
          <w:rPr>
            <w:bCs/>
            <w:sz w:val="18"/>
            <w:szCs w:val="18"/>
            <w:lang w:val="en-US"/>
          </w:rPr>
          <w:t>mensaje</w:t>
        </w:r>
        <w:proofErr w:type="spellEnd"/>
        <w:r w:rsidRPr="00265880">
          <w:rPr>
            <w:bCs/>
            <w:sz w:val="18"/>
            <w:szCs w:val="18"/>
            <w:lang w:val="en-US"/>
          </w:rPr>
          <w:t xml:space="preserve"> o sus </w:t>
        </w:r>
        <w:proofErr w:type="spellStart"/>
        <w:r w:rsidRPr="00265880">
          <w:rPr>
            <w:bCs/>
            <w:sz w:val="18"/>
            <w:szCs w:val="18"/>
            <w:lang w:val="en-US"/>
          </w:rPr>
          <w:t>archivos</w:t>
        </w:r>
        <w:proofErr w:type="spellEnd"/>
        <w:r w:rsidRPr="00265880">
          <w:rPr>
            <w:bCs/>
            <w:sz w:val="18"/>
            <w:szCs w:val="18"/>
            <w:lang w:val="en-US"/>
          </w:rPr>
          <w:t xml:space="preserve"> </w:t>
        </w:r>
        <w:proofErr w:type="spellStart"/>
        <w:r w:rsidRPr="00265880">
          <w:rPr>
            <w:bCs/>
            <w:sz w:val="18"/>
            <w:szCs w:val="18"/>
            <w:lang w:val="en-US"/>
          </w:rPr>
          <w:t>adjuntos</w:t>
        </w:r>
        <w:proofErr w:type="spellEnd"/>
        <w:r w:rsidRPr="00265880">
          <w:rPr>
            <w:bCs/>
            <w:sz w:val="18"/>
            <w:szCs w:val="18"/>
            <w:lang w:val="en-US"/>
          </w:rPr>
          <w:t xml:space="preserve"> </w:t>
        </w:r>
        <w:proofErr w:type="spellStart"/>
        <w:r w:rsidRPr="00265880">
          <w:rPr>
            <w:bCs/>
            <w:sz w:val="18"/>
            <w:szCs w:val="18"/>
            <w:lang w:val="en-US"/>
          </w:rPr>
          <w:t>está</w:t>
        </w:r>
        <w:proofErr w:type="spellEnd"/>
        <w:r w:rsidRPr="00265880">
          <w:rPr>
            <w:bCs/>
            <w:sz w:val="18"/>
            <w:szCs w:val="18"/>
            <w:lang w:val="en-US"/>
          </w:rPr>
          <w:t xml:space="preserve"> </w:t>
        </w:r>
        <w:proofErr w:type="spellStart"/>
        <w:r w:rsidRPr="00265880">
          <w:rPr>
            <w:bCs/>
            <w:sz w:val="18"/>
            <w:szCs w:val="18"/>
            <w:lang w:val="en-US"/>
          </w:rPr>
          <w:t>estrictamente</w:t>
        </w:r>
        <w:proofErr w:type="spellEnd"/>
        <w:r w:rsidRPr="00265880">
          <w:rPr>
            <w:bCs/>
            <w:sz w:val="18"/>
            <w:szCs w:val="18"/>
            <w:lang w:val="en-US"/>
          </w:rPr>
          <w:t xml:space="preserve"> </w:t>
        </w:r>
        <w:proofErr w:type="spellStart"/>
        <w:r w:rsidRPr="00265880">
          <w:rPr>
            <w:bCs/>
            <w:sz w:val="18"/>
            <w:szCs w:val="18"/>
            <w:lang w:val="en-US"/>
          </w:rPr>
          <w:t>prohibido</w:t>
        </w:r>
        <w:proofErr w:type="spellEnd"/>
        <w:r w:rsidRPr="00265880">
          <w:rPr>
            <w:bCs/>
            <w:sz w:val="18"/>
            <w:szCs w:val="18"/>
            <w:lang w:val="en-US"/>
          </w:rPr>
          <w:t>.</w:t>
        </w:r>
      </w:ins>
    </w:p>
    <w:p w14:paraId="79E6354F" w14:textId="77777777" w:rsidR="00373B26" w:rsidRDefault="00373B26" w:rsidP="00373B26">
      <w:pPr>
        <w:spacing w:line="240" w:lineRule="auto"/>
        <w:rPr>
          <w:ins w:id="381" w:author="Walker, Laura (DHS-Contractor)" w:date="2026-04-14T13:31:00Z" w16du:dateUtc="2026-04-14T17:31:00Z"/>
          <w:sz w:val="23"/>
          <w:szCs w:val="23"/>
        </w:rPr>
      </w:pPr>
    </w:p>
    <w:p w14:paraId="0F9815A8" w14:textId="77777777" w:rsidR="00373B26" w:rsidRDefault="00373B26" w:rsidP="00373B26">
      <w:pPr>
        <w:widowControl w:val="0"/>
        <w:spacing w:line="240" w:lineRule="auto"/>
        <w:ind w:right="582"/>
        <w:rPr>
          <w:ins w:id="382" w:author="Walker, Laura (DHS-Contractor)" w:date="2026-04-14T13:31:00Z" w16du:dateUtc="2026-04-14T17:31:00Z"/>
          <w:sz w:val="16"/>
          <w:szCs w:val="16"/>
        </w:rPr>
      </w:pPr>
    </w:p>
    <w:p w14:paraId="58838E8B" w14:textId="77777777" w:rsidR="00373B26" w:rsidRDefault="00373B26" w:rsidP="00373B26">
      <w:pPr>
        <w:rPr>
          <w:ins w:id="383" w:author="Walker, Laura (DHS-Contractor)" w:date="2026-04-14T13:31:00Z" w16du:dateUtc="2026-04-14T17:31:00Z"/>
          <w:sz w:val="16"/>
          <w:szCs w:val="16"/>
        </w:rPr>
      </w:pPr>
    </w:p>
    <w:p w14:paraId="05CE8ACD" w14:textId="5A9E860B" w:rsidR="00F93092" w:rsidDel="00373B26" w:rsidRDefault="00F93092" w:rsidP="00373B26">
      <w:pPr>
        <w:widowControl w:val="0"/>
        <w:spacing w:line="240" w:lineRule="auto"/>
        <w:ind w:right="582"/>
        <w:rPr>
          <w:del w:id="384" w:author="Walker, Laura (DHS-Contractor)" w:date="2026-04-14T13:31:00Z" w16du:dateUtc="2026-04-14T17:31:00Z"/>
          <w:b/>
          <w:bCs/>
          <w:sz w:val="20"/>
          <w:szCs w:val="20"/>
        </w:rPr>
      </w:pPr>
      <w:del w:id="385" w:author="Walker, Laura (DHS-Contractor)" w:date="2026-04-14T13:31:00Z" w16du:dateUtc="2026-04-14T17:31:00Z">
        <w:r w:rsidDel="00373B26">
          <w:rPr>
            <w:b/>
            <w:bCs/>
            <w:sz w:val="20"/>
            <w:szCs w:val="20"/>
          </w:rPr>
          <w:delText>DC SUN BUCKS (SUMMER EBT) APPEAL RIGHTS</w:delText>
        </w:r>
      </w:del>
    </w:p>
    <w:p w14:paraId="5FAF7CCA" w14:textId="0E894478" w:rsidR="00F93092" w:rsidDel="00373B26" w:rsidRDefault="00F93092" w:rsidP="00373B26">
      <w:pPr>
        <w:widowControl w:val="0"/>
        <w:spacing w:line="240" w:lineRule="auto"/>
        <w:ind w:right="582"/>
        <w:rPr>
          <w:del w:id="386" w:author="Walker, Laura (DHS-Contractor)" w:date="2026-04-14T13:31:00Z" w16du:dateUtc="2026-04-14T17:31:00Z"/>
          <w:b/>
          <w:bCs/>
          <w:sz w:val="20"/>
          <w:szCs w:val="20"/>
        </w:rPr>
      </w:pPr>
    </w:p>
    <w:p w14:paraId="6A533290" w14:textId="7E12EE03" w:rsidR="00F93092" w:rsidDel="00373B26" w:rsidRDefault="00F93092" w:rsidP="00373B26">
      <w:pPr>
        <w:widowControl w:val="0"/>
        <w:spacing w:line="240" w:lineRule="auto"/>
        <w:ind w:right="582"/>
        <w:rPr>
          <w:del w:id="387" w:author="Walker, Laura (DHS-Contractor)" w:date="2026-04-14T13:31:00Z" w16du:dateUtc="2026-04-14T17:31:00Z"/>
          <w:sz w:val="20"/>
          <w:szCs w:val="20"/>
        </w:rPr>
      </w:pPr>
      <w:del w:id="388" w:author="Walker, Laura (DHS-Contractor)" w:date="2026-04-14T13:31:00Z" w16du:dateUtc="2026-04-14T17:31:00Z">
        <w:r w:rsidDel="00373B26">
          <w:rPr>
            <w:sz w:val="20"/>
            <w:szCs w:val="20"/>
          </w:rPr>
          <w:delText>If you do not agree with our decision about your DC SUN Bucks benefits, you have the right to ask for a fair hearing. In general, you can appeal any action taken by the agency on your DC SUN Bucks benefits case that you disagree with. Once you appeal, you can go before an Administrative Law Judge and explain why you do not agree with our decision. You may be entitled to receive back benefits for DC SUN Bucks if the fair hearing determines that we failed to issue benefits in the correct amount to you, an administrative disqualification for intentional program violation was subsequently reversed, or if the fair hearing determines you are entitled to restoration of lost benefits. </w:delText>
        </w:r>
      </w:del>
    </w:p>
    <w:p w14:paraId="14C7AEB5" w14:textId="3741E5FF" w:rsidR="00F93092" w:rsidDel="00373B26" w:rsidRDefault="00F93092" w:rsidP="00373B26">
      <w:pPr>
        <w:widowControl w:val="0"/>
        <w:spacing w:line="240" w:lineRule="auto"/>
        <w:ind w:right="582"/>
        <w:rPr>
          <w:del w:id="389" w:author="Walker, Laura (DHS-Contractor)" w:date="2026-04-14T13:31:00Z" w16du:dateUtc="2026-04-14T17:31:00Z"/>
          <w:sz w:val="20"/>
          <w:szCs w:val="20"/>
        </w:rPr>
      </w:pPr>
    </w:p>
    <w:p w14:paraId="4B861AEA" w14:textId="73AEC470" w:rsidR="00F93092" w:rsidDel="00373B26" w:rsidRDefault="00F93092" w:rsidP="00373B26">
      <w:pPr>
        <w:widowControl w:val="0"/>
        <w:spacing w:line="240" w:lineRule="auto"/>
        <w:ind w:right="582"/>
        <w:rPr>
          <w:del w:id="390" w:author="Walker, Laura (DHS-Contractor)" w:date="2026-04-14T13:31:00Z" w16du:dateUtc="2026-04-14T17:31:00Z"/>
          <w:sz w:val="20"/>
          <w:szCs w:val="20"/>
          <w:lang w:val="en-US"/>
        </w:rPr>
      </w:pPr>
      <w:del w:id="391" w:author="Walker, Laura (DHS-Contractor)" w:date="2026-04-14T13:31:00Z" w16du:dateUtc="2026-04-14T17:31:00Z">
        <w:r w:rsidRPr="0F12ECCE" w:rsidDel="00373B26">
          <w:rPr>
            <w:b/>
            <w:bCs/>
            <w:sz w:val="20"/>
            <w:szCs w:val="20"/>
            <w:lang w:val="en-US"/>
          </w:rPr>
          <w:delText>You have 90 days from August 23, 2026 to appeal the decision stated in the notice you received. If you do not appeal within 90 days of August 23, 2026, you may lose your right to appeal. </w:delText>
        </w:r>
      </w:del>
    </w:p>
    <w:p w14:paraId="72C34F95" w14:textId="12B30330" w:rsidR="00F93092" w:rsidDel="00373B26" w:rsidRDefault="00F93092" w:rsidP="00373B26">
      <w:pPr>
        <w:widowControl w:val="0"/>
        <w:spacing w:line="240" w:lineRule="auto"/>
        <w:ind w:right="582"/>
        <w:rPr>
          <w:del w:id="392" w:author="Walker, Laura (DHS-Contractor)" w:date="2026-04-14T13:31:00Z" w16du:dateUtc="2026-04-14T17:31:00Z"/>
          <w:sz w:val="20"/>
          <w:szCs w:val="20"/>
        </w:rPr>
      </w:pPr>
    </w:p>
    <w:p w14:paraId="49D0F965" w14:textId="7A4B0E93" w:rsidR="00F93092" w:rsidDel="00373B26" w:rsidRDefault="00F93092" w:rsidP="00373B26">
      <w:pPr>
        <w:widowControl w:val="0"/>
        <w:spacing w:line="240" w:lineRule="auto"/>
        <w:ind w:right="582"/>
        <w:rPr>
          <w:del w:id="393" w:author="Walker, Laura (DHS-Contractor)" w:date="2026-04-14T13:31:00Z" w16du:dateUtc="2026-04-14T17:31:00Z"/>
          <w:b/>
          <w:bCs/>
          <w:sz w:val="20"/>
          <w:szCs w:val="20"/>
        </w:rPr>
      </w:pPr>
      <w:del w:id="394" w:author="Walker, Laura (DHS-Contractor)" w:date="2026-04-14T13:31:00Z" w16du:dateUtc="2026-04-14T17:31:00Z">
        <w:r w:rsidDel="00373B26">
          <w:rPr>
            <w:b/>
            <w:bCs/>
            <w:sz w:val="20"/>
            <w:szCs w:val="20"/>
          </w:rPr>
          <w:delText>How to Request an Appeal </w:delText>
        </w:r>
      </w:del>
    </w:p>
    <w:p w14:paraId="70FC71AD" w14:textId="06CD3BDB" w:rsidR="00F93092" w:rsidDel="00373B26" w:rsidRDefault="00F93092" w:rsidP="00373B26">
      <w:pPr>
        <w:widowControl w:val="0"/>
        <w:spacing w:line="240" w:lineRule="auto"/>
        <w:ind w:right="582"/>
        <w:rPr>
          <w:del w:id="395" w:author="Walker, Laura (DHS-Contractor)" w:date="2026-04-14T13:31:00Z" w16du:dateUtc="2026-04-14T17:31:00Z"/>
          <w:sz w:val="20"/>
          <w:szCs w:val="20"/>
        </w:rPr>
      </w:pPr>
      <w:del w:id="396" w:author="Walker, Laura (DHS-Contractor)" w:date="2026-04-14T13:31:00Z" w16du:dateUtc="2026-04-14T17:31:00Z">
        <w:r w:rsidDel="00373B26">
          <w:rPr>
            <w:sz w:val="20"/>
            <w:szCs w:val="20"/>
          </w:rPr>
          <w:delText>You may appeal through any of the following methods: </w:delText>
        </w:r>
      </w:del>
    </w:p>
    <w:p w14:paraId="1FA1FFD2" w14:textId="7D82F0F3" w:rsidR="00F93092" w:rsidDel="00373B26" w:rsidRDefault="00F93092" w:rsidP="00373B26">
      <w:pPr>
        <w:widowControl w:val="0"/>
        <w:spacing w:line="240" w:lineRule="auto"/>
        <w:ind w:right="582"/>
        <w:rPr>
          <w:del w:id="397" w:author="Walker, Laura (DHS-Contractor)" w:date="2026-04-14T13:31:00Z" w16du:dateUtc="2026-04-14T17:31:00Z"/>
          <w:rFonts w:ascii="Noto Sans Symbols" w:eastAsia="Noto Sans Symbols" w:hAnsi="Noto Sans Symbols" w:cs="Noto Sans Symbols"/>
          <w:sz w:val="20"/>
          <w:szCs w:val="20"/>
          <w:lang w:val="en-US"/>
        </w:rPr>
      </w:pPr>
      <w:del w:id="398" w:author="Walker, Laura (DHS-Contractor)" w:date="2026-04-14T13:31:00Z" w16du:dateUtc="2026-04-14T17:31:00Z">
        <w:r w:rsidRPr="74E55D52" w:rsidDel="00373B26">
          <w:rPr>
            <w:sz w:val="20"/>
            <w:szCs w:val="20"/>
            <w:lang w:val="en-US"/>
          </w:rPr>
          <w:delText xml:space="preserve">Calling the DC SUN Bucks Call Center at (844) 811-SEBT(7328), TTY/TDD: 711, during its operational season. </w:delText>
        </w:r>
      </w:del>
    </w:p>
    <w:p w14:paraId="24DFEC70" w14:textId="1383ADF3" w:rsidR="00F93092" w:rsidDel="00373B26" w:rsidRDefault="00F93092" w:rsidP="00373B26">
      <w:pPr>
        <w:widowControl w:val="0"/>
        <w:spacing w:line="240" w:lineRule="auto"/>
        <w:ind w:right="582"/>
        <w:rPr>
          <w:del w:id="399" w:author="Walker, Laura (DHS-Contractor)" w:date="2026-04-14T13:31:00Z" w16du:dateUtc="2026-04-14T17:31:00Z"/>
          <w:rFonts w:ascii="Noto Sans Symbols" w:eastAsia="Noto Sans Symbols" w:hAnsi="Noto Sans Symbols" w:cs="Noto Sans Symbols"/>
          <w:sz w:val="20"/>
          <w:szCs w:val="20"/>
        </w:rPr>
      </w:pPr>
      <w:del w:id="400" w:author="Walker, Laura (DHS-Contractor)" w:date="2026-04-14T13:31:00Z" w16du:dateUtc="2026-04-14T17:31:00Z">
        <w:r w:rsidDel="00373B26">
          <w:rPr>
            <w:sz w:val="20"/>
            <w:szCs w:val="20"/>
          </w:rPr>
          <w:delText xml:space="preserve">Completing a Request for Hearing form and fax it to (202) 724-2041, TTY/TDD: 711, or e-mail to </w:delText>
        </w:r>
        <w:r w:rsidDel="00373B26">
          <w:fldChar w:fldCharType="begin"/>
        </w:r>
        <w:r w:rsidDel="00373B26">
          <w:delInstrText>HYPERLINK "mailto:DC.OARA@DC.GOV" \h</w:delInstrText>
        </w:r>
        <w:r w:rsidDel="00373B26">
          <w:fldChar w:fldCharType="separate"/>
        </w:r>
        <w:r w:rsidDel="00373B26">
          <w:rPr>
            <w:sz w:val="20"/>
            <w:szCs w:val="20"/>
          </w:rPr>
          <w:delText>DC.OARA@DC.GOV</w:delText>
        </w:r>
        <w:r w:rsidDel="00373B26">
          <w:fldChar w:fldCharType="end"/>
        </w:r>
        <w:r w:rsidDel="00373B26">
          <w:rPr>
            <w:sz w:val="20"/>
            <w:szCs w:val="20"/>
          </w:rPr>
          <w:delText>.</w:delText>
        </w:r>
      </w:del>
    </w:p>
    <w:p w14:paraId="3D7E53AA" w14:textId="0698C75C" w:rsidR="00F93092" w:rsidRPr="00EA113D" w:rsidDel="00373B26" w:rsidRDefault="00F93092" w:rsidP="00373B26">
      <w:pPr>
        <w:widowControl w:val="0"/>
        <w:spacing w:line="240" w:lineRule="auto"/>
        <w:ind w:right="582"/>
        <w:rPr>
          <w:del w:id="401" w:author="Walker, Laura (DHS-Contractor)" w:date="2026-04-14T13:31:00Z" w16du:dateUtc="2026-04-14T17:31:00Z"/>
          <w:sz w:val="20"/>
          <w:szCs w:val="20"/>
        </w:rPr>
      </w:pPr>
      <w:del w:id="402" w:author="Walker, Laura (DHS-Contractor)" w:date="2026-04-14T13:31:00Z" w16du:dateUtc="2026-04-14T17:31:00Z">
        <w:r w:rsidRPr="0F12ECCE" w:rsidDel="00373B26">
          <w:rPr>
            <w:sz w:val="20"/>
            <w:szCs w:val="20"/>
            <w:lang w:val="en-US"/>
          </w:rPr>
          <w:delText xml:space="preserve">Go to the Office of Administrative Hearings Resource Center, located at 441 4th Street NW, Suite 450-North, Washington, DC 20001 and fill out a </w:delText>
        </w:r>
        <w:r w:rsidRPr="00EA113D" w:rsidDel="00373B26">
          <w:rPr>
            <w:sz w:val="20"/>
            <w:szCs w:val="20"/>
          </w:rPr>
          <w:delText>District of Columbia (“District” or “DC”) Department of Human Services (DHS) benefits Hearing Request form.</w:delText>
        </w:r>
      </w:del>
    </w:p>
    <w:p w14:paraId="325C6578" w14:textId="53327E71" w:rsidR="00F93092" w:rsidDel="00373B26" w:rsidRDefault="00F93092" w:rsidP="00373B26">
      <w:pPr>
        <w:widowControl w:val="0"/>
        <w:spacing w:line="240" w:lineRule="auto"/>
        <w:ind w:right="582"/>
        <w:rPr>
          <w:del w:id="403" w:author="Walker, Laura (DHS-Contractor)" w:date="2026-04-14T13:31:00Z" w16du:dateUtc="2026-04-14T17:31:00Z"/>
          <w:rFonts w:ascii="Noto Sans Symbols" w:eastAsia="Noto Sans Symbols" w:hAnsi="Noto Sans Symbols" w:cs="Noto Sans Symbols"/>
          <w:sz w:val="20"/>
          <w:szCs w:val="20"/>
          <w:lang w:val="en-US"/>
        </w:rPr>
      </w:pPr>
      <w:del w:id="404" w:author="Walker, Laura (DHS-Contractor)" w:date="2026-04-14T13:31:00Z" w16du:dateUtc="2026-04-14T17:31:00Z">
        <w:r w:rsidRPr="0F12ECCE" w:rsidDel="00373B26">
          <w:rPr>
            <w:sz w:val="20"/>
            <w:szCs w:val="20"/>
            <w:lang w:val="en-US"/>
          </w:rPr>
          <w:delText xml:space="preserve">By having a representative </w:delText>
        </w:r>
        <w:bookmarkStart w:id="405" w:name="_Int_rCZzB46z"/>
        <w:r w:rsidRPr="0F12ECCE" w:rsidDel="00373B26">
          <w:rPr>
            <w:sz w:val="20"/>
            <w:szCs w:val="20"/>
            <w:lang w:val="en-US"/>
          </w:rPr>
          <w:delText>request</w:delText>
        </w:r>
        <w:bookmarkEnd w:id="405"/>
        <w:r w:rsidRPr="0F12ECCE" w:rsidDel="00373B26">
          <w:rPr>
            <w:sz w:val="20"/>
            <w:szCs w:val="20"/>
            <w:lang w:val="en-US"/>
          </w:rPr>
          <w:delText xml:space="preserve"> a hearing for you. If your representative is not a lawyer, they must submit a written authorization signed by you authorizing them to be your representative.</w:delText>
        </w:r>
      </w:del>
    </w:p>
    <w:p w14:paraId="1DAD75BA" w14:textId="5329A119" w:rsidR="00F93092" w:rsidDel="00373B26" w:rsidRDefault="00F93092" w:rsidP="00373B26">
      <w:pPr>
        <w:widowControl w:val="0"/>
        <w:spacing w:line="240" w:lineRule="auto"/>
        <w:ind w:right="582"/>
        <w:rPr>
          <w:del w:id="406" w:author="Walker, Laura (DHS-Contractor)" w:date="2026-04-14T13:31:00Z" w16du:dateUtc="2026-04-14T17:31:00Z"/>
          <w:b/>
          <w:bCs/>
          <w:sz w:val="20"/>
          <w:szCs w:val="20"/>
        </w:rPr>
      </w:pPr>
    </w:p>
    <w:p w14:paraId="228A1ED6" w14:textId="0CE69553" w:rsidR="00F93092" w:rsidDel="00373B26" w:rsidRDefault="00F93092" w:rsidP="00373B26">
      <w:pPr>
        <w:widowControl w:val="0"/>
        <w:spacing w:line="240" w:lineRule="auto"/>
        <w:ind w:right="582"/>
        <w:rPr>
          <w:del w:id="407" w:author="Walker, Laura (DHS-Contractor)" w:date="2026-04-14T13:31:00Z" w16du:dateUtc="2026-04-14T17:31:00Z"/>
          <w:sz w:val="20"/>
          <w:szCs w:val="20"/>
        </w:rPr>
      </w:pPr>
      <w:del w:id="408" w:author="Walker, Laura (DHS-Contractor)" w:date="2026-04-14T13:31:00Z" w16du:dateUtc="2026-04-14T17:31:00Z">
        <w:r w:rsidDel="00373B26">
          <w:rPr>
            <w:b/>
            <w:bCs/>
            <w:sz w:val="20"/>
            <w:szCs w:val="20"/>
          </w:rPr>
          <w:delText>What Happens When You Appeal </w:delText>
        </w:r>
      </w:del>
    </w:p>
    <w:p w14:paraId="27CDCF69" w14:textId="36EC2181" w:rsidR="00F93092" w:rsidDel="00373B26" w:rsidRDefault="00F93092" w:rsidP="00373B26">
      <w:pPr>
        <w:widowControl w:val="0"/>
        <w:spacing w:line="240" w:lineRule="auto"/>
        <w:ind w:right="582"/>
        <w:rPr>
          <w:del w:id="409" w:author="Walker, Laura (DHS-Contractor)" w:date="2026-04-14T13:31:00Z" w16du:dateUtc="2026-04-14T17:31:00Z"/>
          <w:sz w:val="20"/>
          <w:szCs w:val="20"/>
          <w:lang w:val="en-US"/>
        </w:rPr>
      </w:pPr>
      <w:del w:id="410" w:author="Walker, Laura (DHS-Contractor)" w:date="2026-04-14T13:31:00Z" w16du:dateUtc="2026-04-14T17:31:00Z">
        <w:r w:rsidRPr="3C872088" w:rsidDel="00373B26">
          <w:rPr>
            <w:sz w:val="20"/>
            <w:szCs w:val="20"/>
            <w:lang w:val="en-US"/>
          </w:rPr>
          <w:delText xml:space="preserve">Administrative Review - Once your appeal is received, you will be scheduled for an Administrative Review Conference at the Office of Administrative Review and Appeals (OARA). This is a voluntary meeting with a Hearing Examiner from the District of Columbia (District or DC) Department of Human Services to identify and discuss your concerns. </w:delText>
        </w:r>
      </w:del>
    </w:p>
    <w:p w14:paraId="1D9AB68E" w14:textId="5021A20B" w:rsidR="00F93092" w:rsidRPr="008159EE" w:rsidDel="00373B26" w:rsidRDefault="00F93092" w:rsidP="00373B26">
      <w:pPr>
        <w:widowControl w:val="0"/>
        <w:spacing w:line="240" w:lineRule="auto"/>
        <w:ind w:right="582"/>
        <w:rPr>
          <w:del w:id="411" w:author="Walker, Laura (DHS-Contractor)" w:date="2026-04-14T13:31:00Z" w16du:dateUtc="2026-04-14T17:31:00Z"/>
          <w:sz w:val="20"/>
          <w:szCs w:val="20"/>
          <w:lang w:val="en-US"/>
        </w:rPr>
      </w:pPr>
      <w:del w:id="412" w:author="Walker, Laura (DHS-Contractor)" w:date="2026-04-14T13:31:00Z" w16du:dateUtc="2026-04-14T17:31:00Z">
        <w:r w:rsidRPr="3C872088" w:rsidDel="00373B26">
          <w:rPr>
            <w:sz w:val="20"/>
            <w:szCs w:val="20"/>
            <w:lang w:val="en-US"/>
          </w:rPr>
          <w:delText>This meeting will not delay or replace the Fair Hearing process. You can bring your own representative if you choose to have one. Your representative may, but does not have to be, an attorney. Your representative may not be an employee of the District. At the meeting, your representative shall serve only in an advisory capacity. </w:delText>
        </w:r>
      </w:del>
    </w:p>
    <w:p w14:paraId="535A1D08" w14:textId="5A021666" w:rsidR="00F93092" w:rsidRPr="00C41DCD" w:rsidDel="00373B26" w:rsidRDefault="00F93092" w:rsidP="00373B26">
      <w:pPr>
        <w:widowControl w:val="0"/>
        <w:spacing w:line="240" w:lineRule="auto"/>
        <w:ind w:right="582"/>
        <w:rPr>
          <w:del w:id="413" w:author="Walker, Laura (DHS-Contractor)" w:date="2026-04-14T13:31:00Z" w16du:dateUtc="2026-04-14T17:31:00Z"/>
          <w:sz w:val="20"/>
          <w:szCs w:val="20"/>
          <w:lang w:val="en-US"/>
        </w:rPr>
      </w:pPr>
      <w:del w:id="414" w:author="Walker, Laura (DHS-Contractor)" w:date="2026-04-14T13:31:00Z" w16du:dateUtc="2026-04-14T17:31:00Z">
        <w:r w:rsidRPr="3C872088" w:rsidDel="00373B26">
          <w:rPr>
            <w:sz w:val="20"/>
            <w:szCs w:val="20"/>
            <w:lang w:val="en-US"/>
          </w:rPr>
          <w:delText>You have the right to examine before or during a Fair Hearing, any documents and records that are presented to support the decision under appeal.</w:delText>
        </w:r>
        <w:r w:rsidDel="00373B26">
          <w:rPr>
            <w:sz w:val="20"/>
            <w:szCs w:val="20"/>
            <w:lang w:val="en-US"/>
          </w:rPr>
          <w:delText xml:space="preserve"> </w:delText>
        </w:r>
        <w:r w:rsidRPr="3C872088" w:rsidDel="00373B26">
          <w:rPr>
            <w:sz w:val="20"/>
            <w:szCs w:val="20"/>
            <w:lang w:val="en-US"/>
          </w:rPr>
          <w:delText>Please bring documents related to your case to the conference. This will help the Hearing Examiner identify and understand your concerns. After the conference, the Hearing Examiner will review your case and try to resolve your issues. You will receive a written decision from the Hearing Examiner regarding the issues of your case, including a summary of facts. If you agree with the written decision and write a statement that you wish to withdraw your hearing request, your request for a Fair Hearing will be considered formally withdrawn. If you do not agree with the Hearing Examiner's written decision, your appeal still continues to a Fair Hearing. </w:delText>
        </w:r>
      </w:del>
    </w:p>
    <w:p w14:paraId="4318A5A1" w14:textId="04FA7AF0" w:rsidR="00F93092" w:rsidRPr="00C41DCD" w:rsidDel="00373B26" w:rsidRDefault="00F93092" w:rsidP="00373B26">
      <w:pPr>
        <w:widowControl w:val="0"/>
        <w:spacing w:line="240" w:lineRule="auto"/>
        <w:ind w:right="582"/>
        <w:rPr>
          <w:del w:id="415" w:author="Walker, Laura (DHS-Contractor)" w:date="2026-04-14T13:31:00Z" w16du:dateUtc="2026-04-14T17:31:00Z"/>
          <w:sz w:val="20"/>
          <w:szCs w:val="20"/>
          <w:lang w:val="en-US"/>
        </w:rPr>
      </w:pPr>
      <w:del w:id="416" w:author="Walker, Laura (DHS-Contractor)" w:date="2026-04-14T13:31:00Z" w16du:dateUtc="2026-04-14T17:31:00Z">
        <w:r w:rsidRPr="3C872088" w:rsidDel="00373B26">
          <w:rPr>
            <w:sz w:val="20"/>
            <w:szCs w:val="20"/>
            <w:lang w:val="en-US"/>
          </w:rPr>
          <w:delText>If you decide not to attend the Administrative Review, the conference will not occur, and your case will continue on to a Fair Hearing before an Administrative Law Judge who is not an employee of the SUN Bucks Program. The Fair Hearing will take place at the DC Office of Administrative Hearings (OAH) at 441 4th Street NW, Suite 450-North, Washington, DC 20001. OAH will contact you and tell you when and where your Fair Hearing will take place. OAH will send you a scheduling notice. That notice will tell you when your Fair Hearing will take place. </w:delText>
        </w:r>
      </w:del>
    </w:p>
    <w:p w14:paraId="2396F6A5" w14:textId="39D8F18D" w:rsidR="00F93092" w:rsidRPr="00C41DCD" w:rsidDel="00373B26" w:rsidRDefault="00F93092" w:rsidP="00373B26">
      <w:pPr>
        <w:widowControl w:val="0"/>
        <w:spacing w:line="240" w:lineRule="auto"/>
        <w:ind w:right="582"/>
        <w:rPr>
          <w:del w:id="417" w:author="Walker, Laura (DHS-Contractor)" w:date="2026-04-14T13:31:00Z" w16du:dateUtc="2026-04-14T17:31:00Z"/>
          <w:sz w:val="20"/>
          <w:szCs w:val="20"/>
          <w:lang w:val="en-US"/>
        </w:rPr>
      </w:pPr>
      <w:del w:id="418" w:author="Walker, Laura (DHS-Contractor)" w:date="2026-04-14T13:31:00Z" w16du:dateUtc="2026-04-14T17:31:00Z">
        <w:r w:rsidRPr="3C872088" w:rsidDel="00373B26">
          <w:rPr>
            <w:sz w:val="20"/>
            <w:szCs w:val="20"/>
            <w:lang w:val="en-US"/>
          </w:rPr>
          <w:delText>At the Fair Hearing, you can testify, have others testify for you, and submit documents. At the hearing, DC agency representatives will also be able to ask questions of you or other people who testify. The DC agency representatives will be permitted to present testimony and documents. You will be able to ask questions of the DC agency representative if you want. Finally, the Administrative Law Judge will make a decision in writing, a final order, after the completion of the Fair Hearing, and will send it to you. That decision will also tell you what you can do if you do not agree with the final order.</w:delText>
        </w:r>
      </w:del>
    </w:p>
    <w:p w14:paraId="7180D3A8" w14:textId="52B76EBC" w:rsidR="00F93092" w:rsidDel="00373B26" w:rsidRDefault="00F93092" w:rsidP="00373B26">
      <w:pPr>
        <w:widowControl w:val="0"/>
        <w:spacing w:line="240" w:lineRule="auto"/>
        <w:ind w:right="582"/>
        <w:rPr>
          <w:del w:id="419" w:author="Walker, Laura (DHS-Contractor)" w:date="2026-04-14T13:31:00Z" w16du:dateUtc="2026-04-14T17:31:00Z"/>
          <w:sz w:val="20"/>
          <w:szCs w:val="20"/>
        </w:rPr>
      </w:pPr>
    </w:p>
    <w:p w14:paraId="7644CB50" w14:textId="025A6265" w:rsidR="00F93092" w:rsidDel="00373B26" w:rsidRDefault="00F93092" w:rsidP="00373B26">
      <w:pPr>
        <w:widowControl w:val="0"/>
        <w:spacing w:line="240" w:lineRule="auto"/>
        <w:ind w:right="582"/>
        <w:rPr>
          <w:del w:id="420" w:author="Walker, Laura (DHS-Contractor)" w:date="2026-04-14T13:31:00Z" w16du:dateUtc="2026-04-14T17:31:00Z"/>
          <w:sz w:val="20"/>
          <w:szCs w:val="20"/>
        </w:rPr>
      </w:pPr>
      <w:del w:id="421" w:author="Walker, Laura (DHS-Contractor)" w:date="2026-04-14T13:31:00Z" w16du:dateUtc="2026-04-14T17:31:00Z">
        <w:r w:rsidDel="00373B26">
          <w:rPr>
            <w:sz w:val="20"/>
            <w:szCs w:val="20"/>
          </w:rPr>
          <w:delText>Any decisions by OARA or OAH about your eligibility for benefits might also change the eligibility of other people in your household. </w:delText>
        </w:r>
      </w:del>
    </w:p>
    <w:p w14:paraId="4838C2DC" w14:textId="607D7F60" w:rsidR="00F93092" w:rsidDel="00373B26" w:rsidRDefault="00F93092" w:rsidP="00373B26">
      <w:pPr>
        <w:widowControl w:val="0"/>
        <w:spacing w:line="240" w:lineRule="auto"/>
        <w:ind w:right="582"/>
        <w:rPr>
          <w:del w:id="422" w:author="Walker, Laura (DHS-Contractor)" w:date="2026-04-14T13:31:00Z" w16du:dateUtc="2026-04-14T17:31:00Z"/>
          <w:sz w:val="20"/>
          <w:szCs w:val="20"/>
        </w:rPr>
      </w:pPr>
    </w:p>
    <w:p w14:paraId="44984312" w14:textId="01B9F326" w:rsidR="00F93092" w:rsidRPr="00C41DCD" w:rsidDel="00373B26" w:rsidRDefault="00F93092" w:rsidP="00373B26">
      <w:pPr>
        <w:widowControl w:val="0"/>
        <w:spacing w:line="240" w:lineRule="auto"/>
        <w:ind w:right="582"/>
        <w:rPr>
          <w:del w:id="423" w:author="Walker, Laura (DHS-Contractor)" w:date="2026-04-14T13:31:00Z" w16du:dateUtc="2026-04-14T17:31:00Z"/>
          <w:sz w:val="18"/>
          <w:szCs w:val="18"/>
        </w:rPr>
      </w:pPr>
      <w:del w:id="424" w:author="Walker, Laura (DHS-Contractor)" w:date="2026-04-14T13:31:00Z" w16du:dateUtc="2026-04-14T17:31:00Z">
        <w:r w:rsidRPr="00C41DCD" w:rsidDel="00373B26">
          <w:rPr>
            <w:b/>
            <w:bCs/>
            <w:sz w:val="18"/>
            <w:szCs w:val="18"/>
          </w:rPr>
          <w:delText xml:space="preserve">Non-Discrimination Statement: </w:delText>
        </w:r>
        <w:r w:rsidRPr="00C41DCD" w:rsidDel="00373B26">
          <w:rPr>
            <w:sz w:val="18"/>
            <w:szCs w:val="18"/>
          </w:rPr>
          <w:delText xml:space="preserve">In accordance with federal civil rights law and United States Department of Agriculture (USDA) civil rights regulations and policies, the USDA, its agencies, offices, employees, and institutions participating in or administering USDA programs are prohibited from discriminating based on race, color, national origin, religion, sex, disability, age, marital status, family/parental status, income derived from a public assistance program, political beliefs, or reprisal or retaliation for prior civil rights activity, in any program or activity conducted or funded by USDA (not all bases apply to all programs). Remedies and complaint filing deadlines vary by program or incident. </w:delText>
        </w:r>
      </w:del>
    </w:p>
    <w:p w14:paraId="2051D884" w14:textId="55B19D12" w:rsidR="00F93092" w:rsidRPr="00C41DCD" w:rsidDel="00373B26" w:rsidRDefault="00F93092" w:rsidP="00373B26">
      <w:pPr>
        <w:widowControl w:val="0"/>
        <w:spacing w:line="240" w:lineRule="auto"/>
        <w:ind w:right="582"/>
        <w:rPr>
          <w:del w:id="425" w:author="Walker, Laura (DHS-Contractor)" w:date="2026-04-14T13:31:00Z" w16du:dateUtc="2026-04-14T17:31:00Z"/>
          <w:sz w:val="18"/>
          <w:szCs w:val="18"/>
        </w:rPr>
      </w:pPr>
    </w:p>
    <w:p w14:paraId="7EEC04A9" w14:textId="4A68189A" w:rsidR="00F93092" w:rsidRPr="00C41DCD" w:rsidDel="00373B26" w:rsidRDefault="00F93092" w:rsidP="00373B26">
      <w:pPr>
        <w:widowControl w:val="0"/>
        <w:spacing w:line="240" w:lineRule="auto"/>
        <w:ind w:right="582"/>
        <w:rPr>
          <w:del w:id="426" w:author="Walker, Laura (DHS-Contractor)" w:date="2026-04-14T13:31:00Z" w16du:dateUtc="2026-04-14T17:31:00Z"/>
          <w:sz w:val="18"/>
          <w:szCs w:val="18"/>
        </w:rPr>
      </w:pPr>
      <w:del w:id="427" w:author="Walker, Laura (DHS-Contractor)" w:date="2026-04-14T13:31:00Z" w16du:dateUtc="2026-04-14T17:31:00Z">
        <w:r w:rsidRPr="00C41DCD" w:rsidDel="00373B26">
          <w:rPr>
            <w:sz w:val="18"/>
            <w:szCs w:val="18"/>
          </w:rPr>
          <w:delText>Persons with disabilities who require alternative means of communication for program information (e.g., Braille, large print, audiotape, American Sign Language, etc.) should contact the state or local agency that administers the program or contact USDA through the Telecommunications Relay Service at 711 (voice and TTY). Additionally, program information may be made available in languages other than English.</w:delText>
        </w:r>
      </w:del>
    </w:p>
    <w:p w14:paraId="3F7BB6E3" w14:textId="1684B825" w:rsidR="00F93092" w:rsidRPr="00C41DCD" w:rsidDel="00373B26" w:rsidRDefault="00F93092" w:rsidP="00373B26">
      <w:pPr>
        <w:widowControl w:val="0"/>
        <w:spacing w:line="240" w:lineRule="auto"/>
        <w:ind w:right="582"/>
        <w:rPr>
          <w:del w:id="428" w:author="Walker, Laura (DHS-Contractor)" w:date="2026-04-14T13:31:00Z" w16du:dateUtc="2026-04-14T17:31:00Z"/>
          <w:sz w:val="18"/>
          <w:szCs w:val="18"/>
        </w:rPr>
      </w:pPr>
    </w:p>
    <w:p w14:paraId="08240719" w14:textId="6E39D09A" w:rsidR="00F93092" w:rsidRPr="00C41DCD" w:rsidDel="00373B26" w:rsidRDefault="00F93092" w:rsidP="00373B26">
      <w:pPr>
        <w:widowControl w:val="0"/>
        <w:spacing w:line="240" w:lineRule="auto"/>
        <w:ind w:right="582"/>
        <w:rPr>
          <w:del w:id="429" w:author="Walker, Laura (DHS-Contractor)" w:date="2026-04-14T13:31:00Z" w16du:dateUtc="2026-04-14T17:31:00Z"/>
          <w:sz w:val="18"/>
          <w:szCs w:val="18"/>
          <w:lang w:val="en-US"/>
        </w:rPr>
      </w:pPr>
      <w:del w:id="430" w:author="Walker, Laura (DHS-Contractor)" w:date="2026-04-14T13:31:00Z" w16du:dateUtc="2026-04-14T17:31:00Z">
        <w:r w:rsidRPr="00C41DCD" w:rsidDel="00373B26">
          <w:rPr>
            <w:sz w:val="18"/>
            <w:szCs w:val="18"/>
            <w:lang w:val="en-US"/>
          </w:rPr>
          <w:delText xml:space="preserve">To file a program discrimination complaint, complete the USDA Program Discrimination Complaint Form, </w:delText>
        </w:r>
        <w:r w:rsidDel="00373B26">
          <w:fldChar w:fldCharType="begin"/>
        </w:r>
        <w:r w:rsidDel="00373B26">
          <w:delInstrText>HYPERLINK "https://www.usda.gov/sites/default/files/documents/ad-3027.pdf" \h</w:delInstrText>
        </w:r>
        <w:r w:rsidDel="00373B26">
          <w:fldChar w:fldCharType="separate"/>
        </w:r>
        <w:r w:rsidRPr="00C41DCD" w:rsidDel="00373B26">
          <w:rPr>
            <w:sz w:val="18"/>
            <w:szCs w:val="18"/>
            <w:u w:val="single"/>
            <w:lang w:val="en-US"/>
          </w:rPr>
          <w:delText>AD-3027</w:delText>
        </w:r>
        <w:r w:rsidDel="00373B26">
          <w:fldChar w:fldCharType="end"/>
        </w:r>
        <w:r w:rsidRPr="00C41DCD" w:rsidDel="00373B26">
          <w:rPr>
            <w:sz w:val="18"/>
            <w:szCs w:val="18"/>
            <w:lang w:val="en-US"/>
          </w:rPr>
          <w:delText>, found online at How to File a Program Discrimination Complaint and at any USDA office or write a letter addressed to USDA and provide in the letter all of the information requested in the form. To request a copy of the complaint form, call (866) 632-9992. Submit your completed form or letter to USDA by:</w:delText>
        </w:r>
      </w:del>
    </w:p>
    <w:p w14:paraId="6930FB62" w14:textId="3B2002BA" w:rsidR="00F93092" w:rsidRPr="00C41DCD" w:rsidDel="00373B26" w:rsidRDefault="00F93092" w:rsidP="00373B26">
      <w:pPr>
        <w:widowControl w:val="0"/>
        <w:spacing w:line="240" w:lineRule="auto"/>
        <w:ind w:right="582"/>
        <w:rPr>
          <w:del w:id="431" w:author="Walker, Laura (DHS-Contractor)" w:date="2026-04-14T13:31:00Z" w16du:dateUtc="2026-04-14T17:31:00Z"/>
          <w:sz w:val="18"/>
          <w:szCs w:val="18"/>
        </w:rPr>
      </w:pPr>
      <w:del w:id="432" w:author="Walker, Laura (DHS-Contractor)" w:date="2026-04-14T13:31:00Z" w16du:dateUtc="2026-04-14T17:31:00Z">
        <w:r w:rsidRPr="00C41DCD" w:rsidDel="00373B26">
          <w:rPr>
            <w:sz w:val="18"/>
            <w:szCs w:val="18"/>
          </w:rPr>
          <w:delText>Mail: U.S. Department of Agriculture, Office of the Assistant Secretary for Civil Rights, 1400 Independence Avenue, SW, Mail Stop 9410, Washington, D.C. 20250-9410;</w:delText>
        </w:r>
      </w:del>
    </w:p>
    <w:p w14:paraId="1728CC60" w14:textId="11E4DEB4" w:rsidR="00F93092" w:rsidRPr="00C41DCD" w:rsidDel="00373B26" w:rsidRDefault="00F93092" w:rsidP="00373B26">
      <w:pPr>
        <w:widowControl w:val="0"/>
        <w:spacing w:line="240" w:lineRule="auto"/>
        <w:ind w:right="582"/>
        <w:rPr>
          <w:del w:id="433" w:author="Walker, Laura (DHS-Contractor)" w:date="2026-04-14T13:31:00Z" w16du:dateUtc="2026-04-14T17:31:00Z"/>
          <w:sz w:val="18"/>
          <w:szCs w:val="18"/>
        </w:rPr>
      </w:pPr>
      <w:del w:id="434" w:author="Walker, Laura (DHS-Contractor)" w:date="2026-04-14T13:31:00Z" w16du:dateUtc="2026-04-14T17:31:00Z">
        <w:r w:rsidRPr="00C41DCD" w:rsidDel="00373B26">
          <w:rPr>
            <w:sz w:val="18"/>
            <w:szCs w:val="18"/>
          </w:rPr>
          <w:delText>Fax: (202) 690-7442; or</w:delText>
        </w:r>
      </w:del>
    </w:p>
    <w:p w14:paraId="13353653" w14:textId="46A59A37" w:rsidR="00F93092" w:rsidRPr="00C41DCD" w:rsidDel="00373B26" w:rsidRDefault="00F93092" w:rsidP="00373B26">
      <w:pPr>
        <w:widowControl w:val="0"/>
        <w:spacing w:line="240" w:lineRule="auto"/>
        <w:ind w:right="582"/>
        <w:rPr>
          <w:del w:id="435" w:author="Walker, Laura (DHS-Contractor)" w:date="2026-04-14T13:31:00Z" w16du:dateUtc="2026-04-14T17:31:00Z"/>
          <w:sz w:val="18"/>
          <w:szCs w:val="18"/>
        </w:rPr>
      </w:pPr>
      <w:del w:id="436" w:author="Walker, Laura (DHS-Contractor)" w:date="2026-04-14T13:31:00Z" w16du:dateUtc="2026-04-14T17:31:00Z">
        <w:r w:rsidRPr="00C41DCD" w:rsidDel="00373B26">
          <w:rPr>
            <w:sz w:val="18"/>
            <w:szCs w:val="18"/>
          </w:rPr>
          <w:delText xml:space="preserve">Email: </w:delText>
        </w:r>
        <w:r w:rsidRPr="00984A43" w:rsidDel="00373B26">
          <w:rPr>
            <w:sz w:val="18"/>
            <w:szCs w:val="18"/>
          </w:rPr>
          <w:delText>program.intake@usda.gov</w:delText>
        </w:r>
        <w:r w:rsidRPr="00C41DCD" w:rsidDel="00373B26">
          <w:rPr>
            <w:sz w:val="18"/>
            <w:szCs w:val="18"/>
          </w:rPr>
          <w:delText>.</w:delText>
        </w:r>
      </w:del>
    </w:p>
    <w:p w14:paraId="7B71D182" w14:textId="314B6DBE" w:rsidR="00F93092" w:rsidDel="00373B26" w:rsidRDefault="00F93092" w:rsidP="00373B26">
      <w:pPr>
        <w:widowControl w:val="0"/>
        <w:spacing w:line="240" w:lineRule="auto"/>
        <w:ind w:right="582"/>
        <w:rPr>
          <w:del w:id="437" w:author="Walker, Laura (DHS-Contractor)" w:date="2026-04-14T13:31:00Z" w16du:dateUtc="2026-04-14T17:31:00Z"/>
          <w:b/>
          <w:bCs/>
          <w:sz w:val="20"/>
          <w:szCs w:val="20"/>
        </w:rPr>
      </w:pPr>
      <w:del w:id="438" w:author="Walker, Laura (DHS-Contractor)" w:date="2026-04-14T13:31:00Z" w16du:dateUtc="2026-04-14T17:31:00Z">
        <w:r w:rsidRPr="00C41DCD" w:rsidDel="00373B26">
          <w:rPr>
            <w:i/>
            <w:iCs/>
            <w:sz w:val="18"/>
            <w:szCs w:val="18"/>
          </w:rPr>
          <w:delText>USDA is an equal opportunity provider, employer, and lender.</w:delText>
        </w:r>
      </w:del>
    </w:p>
    <w:p w14:paraId="587F73BE" w14:textId="165710B0" w:rsidR="00F93092" w:rsidDel="00373B26" w:rsidRDefault="00F93092" w:rsidP="00373B26">
      <w:pPr>
        <w:widowControl w:val="0"/>
        <w:spacing w:line="240" w:lineRule="auto"/>
        <w:ind w:right="582"/>
        <w:rPr>
          <w:del w:id="439" w:author="Walker, Laura (DHS-Contractor)" w:date="2026-04-14T13:31:00Z" w16du:dateUtc="2026-04-14T17:31:00Z"/>
          <w:sz w:val="20"/>
          <w:szCs w:val="20"/>
          <w:lang w:val="en-US"/>
        </w:rPr>
      </w:pPr>
      <w:del w:id="440" w:author="Walker, Laura (DHS-Contractor)" w:date="2026-04-14T13:31:00Z" w16du:dateUtc="2026-04-14T17:31:00Z">
        <w:r w:rsidRPr="00C41DCD" w:rsidDel="00373B26">
          <w:rPr>
            <w:b/>
            <w:bCs/>
            <w:sz w:val="18"/>
            <w:szCs w:val="18"/>
            <w:lang w:val="en-US"/>
          </w:rPr>
          <w:delText>CONFIDENTIALITY NOTICE:</w:delText>
        </w:r>
        <w:r w:rsidRPr="00C41DCD" w:rsidDel="00373B26">
          <w:rPr>
            <w:sz w:val="18"/>
            <w:szCs w:val="18"/>
            <w:lang w:val="en-US"/>
          </w:rPr>
          <w:delText xml:space="preserve"> The contents of this email message and any attachments are intended solely for the addressee(s) and may contain confidential and/or privileged information and may be legally protected from disclosure. If you are not the intended recipient of this message or their agent, or if this message has been addressed to you in error, please immediately alert the sender by reply email and then delete this message and any attachments. If you are not the intended recipient, you are hereby notified that any use, dissemination, copying, or storage of this message or its attachments is strictly prohibited.</w:delText>
        </w:r>
      </w:del>
    </w:p>
    <w:p w14:paraId="2C882242" w14:textId="2527F8FF" w:rsidR="00F93092" w:rsidDel="00373B26" w:rsidRDefault="00F93092" w:rsidP="00373B26">
      <w:pPr>
        <w:widowControl w:val="0"/>
        <w:spacing w:line="240" w:lineRule="auto"/>
        <w:ind w:right="582"/>
        <w:rPr>
          <w:del w:id="441" w:author="Walker, Laura (DHS-Contractor)" w:date="2026-04-14T13:31:00Z" w16du:dateUtc="2026-04-14T17:31:00Z"/>
          <w:sz w:val="16"/>
          <w:szCs w:val="16"/>
        </w:rPr>
      </w:pPr>
    </w:p>
    <w:p w14:paraId="7D96F678" w14:textId="098805F0" w:rsidR="00F93092" w:rsidDel="00373B26" w:rsidRDefault="00F93092" w:rsidP="00373B26">
      <w:pPr>
        <w:widowControl w:val="0"/>
        <w:spacing w:line="240" w:lineRule="auto"/>
        <w:ind w:right="582"/>
        <w:rPr>
          <w:del w:id="442" w:author="Walker, Laura (DHS-Contractor)" w:date="2026-04-14T13:31:00Z" w16du:dateUtc="2026-04-14T17:31:00Z"/>
          <w:sz w:val="16"/>
          <w:szCs w:val="16"/>
        </w:rPr>
      </w:pPr>
    </w:p>
    <w:p w14:paraId="049F31CB" w14:textId="57D7B711" w:rsidR="000660E1" w:rsidDel="00373B26" w:rsidRDefault="000660E1" w:rsidP="00373B26">
      <w:pPr>
        <w:widowControl w:val="0"/>
        <w:spacing w:line="240" w:lineRule="auto"/>
        <w:ind w:right="582"/>
        <w:rPr>
          <w:del w:id="443" w:author="Walker, Laura (DHS-Contractor)" w:date="2026-04-14T13:31:00Z" w16du:dateUtc="2026-04-14T17:31:00Z"/>
          <w:sz w:val="20"/>
          <w:szCs w:val="20"/>
        </w:rPr>
      </w:pPr>
      <w:del w:id="444" w:author="Walker, Laura (DHS-Contractor)" w:date="2026-04-14T13:31:00Z" w16du:dateUtc="2026-04-14T17:31:00Z">
        <w:r w:rsidDel="00373B26">
          <w:br/>
        </w:r>
      </w:del>
    </w:p>
    <w:p w14:paraId="53128261" w14:textId="77777777" w:rsidR="000660E1" w:rsidRDefault="000660E1" w:rsidP="00373B26">
      <w:pPr>
        <w:widowControl w:val="0"/>
        <w:spacing w:line="240" w:lineRule="auto"/>
        <w:ind w:right="582"/>
      </w:pPr>
    </w:p>
    <w:sectPr w:rsidR="000660E1">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77DAC" w14:textId="77777777" w:rsidR="00EE7747" w:rsidRDefault="00EE7747">
      <w:pPr>
        <w:spacing w:line="240" w:lineRule="auto"/>
      </w:pPr>
      <w:r>
        <w:separator/>
      </w:r>
    </w:p>
  </w:endnote>
  <w:endnote w:type="continuationSeparator" w:id="0">
    <w:p w14:paraId="2609E01A" w14:textId="77777777" w:rsidR="00EE7747" w:rsidRDefault="00EE77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382C1CC-F6B6-4072-AE67-5FAC89CC1581}"/>
    <w:embedBold r:id="rId2" w:fontKey="{DA595D6F-26C0-4E0B-A70A-10D13DEBBFF8}"/>
  </w:font>
  <w:font w:name="Calibri">
    <w:panose1 w:val="020F0502020204030204"/>
    <w:charset w:val="00"/>
    <w:family w:val="swiss"/>
    <w:pitch w:val="variable"/>
    <w:sig w:usb0="E4002EFF" w:usb1="C200247B" w:usb2="00000009" w:usb3="00000000" w:csb0="000001FF" w:csb1="00000000"/>
    <w:embedRegular r:id="rId3" w:fontKey="{D9BF5C3E-43BB-488E-8C93-6F21A7A44B7C}"/>
  </w:font>
  <w:font w:name="Nyala">
    <w:charset w:val="00"/>
    <w:family w:val="auto"/>
    <w:pitch w:val="variable"/>
    <w:sig w:usb0="A000006F" w:usb1="00000000" w:usb2="00000800" w:usb3="00000000" w:csb0="00000093" w:csb1="00000000"/>
    <w:embedRegular r:id="rId4" w:fontKey="{232C8162-CCA0-464A-843D-A7AB34DB52C9}"/>
  </w:font>
  <w:font w:name="Arial Unicode MS">
    <w:altName w:val="Arial"/>
    <w:panose1 w:val="020B0604020202020204"/>
    <w:charset w:val="00"/>
    <w:family w:val="roman"/>
    <w:pitch w:val="variable"/>
    <w:sig w:usb0="00000003" w:usb1="00000000" w:usb2="00000000" w:usb3="00000000" w:csb0="00000001" w:csb1="00000000"/>
    <w:embedRegular r:id="rId5" w:fontKey="{4B3ACB7B-F510-4E05-8E8E-7B48D51E2D40}"/>
  </w:font>
  <w:font w:name="MS Mincho">
    <w:panose1 w:val="02020609040205080304"/>
    <w:charset w:val="80"/>
    <w:family w:val="modern"/>
    <w:pitch w:val="fixed"/>
    <w:sig w:usb0="E00002FF" w:usb1="6AC7FDFB" w:usb2="08000012" w:usb3="00000000" w:csb0="0002009F" w:csb1="00000000"/>
  </w:font>
  <w:font w:name="Noto Sans Symbols">
    <w:altName w:val="Calibri"/>
    <w:charset w:val="00"/>
    <w:family w:val="auto"/>
    <w:pitch w:val="default"/>
    <w:embedRegular r:id="rId6" w:fontKey="{7BDBF76E-04DF-491B-B400-8C5F8E1A56D1}"/>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867C1" w14:textId="77777777" w:rsidR="00EE7747" w:rsidRDefault="00EE7747">
      <w:pPr>
        <w:spacing w:line="240" w:lineRule="auto"/>
      </w:pPr>
      <w:r>
        <w:separator/>
      </w:r>
    </w:p>
  </w:footnote>
  <w:footnote w:type="continuationSeparator" w:id="0">
    <w:p w14:paraId="159132A6" w14:textId="77777777" w:rsidR="00EE7747" w:rsidRDefault="00EE77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056E" w14:textId="77777777" w:rsidR="000660E1" w:rsidRDefault="000660E1">
    <w:pPr>
      <w:spacing w:after="24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3FF"/>
    <w:multiLevelType w:val="multilevel"/>
    <w:tmpl w:val="B0229FCC"/>
    <w:lvl w:ilvl="0">
      <w:start w:val="1"/>
      <w:numFmt w:val="bullet"/>
      <w:lvlText w:val=""/>
      <w:lvlJc w:val="left"/>
      <w:pPr>
        <w:ind w:left="1080" w:hanging="360"/>
      </w:pPr>
      <w:rPr>
        <w:rFonts w:ascii="Symbol" w:hAnsi="Symbol" w:hint="default"/>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19465709"/>
    <w:multiLevelType w:val="multilevel"/>
    <w:tmpl w:val="82C65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FC711A"/>
    <w:multiLevelType w:val="hybridMultilevel"/>
    <w:tmpl w:val="6AF6C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81889"/>
    <w:multiLevelType w:val="hybridMultilevel"/>
    <w:tmpl w:val="07A6E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13531D"/>
    <w:multiLevelType w:val="hybridMultilevel"/>
    <w:tmpl w:val="1DCCA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77377"/>
    <w:multiLevelType w:val="multilevel"/>
    <w:tmpl w:val="DA022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2945C1"/>
    <w:multiLevelType w:val="multilevel"/>
    <w:tmpl w:val="A0043414"/>
    <w:lvl w:ilvl="0">
      <w:start w:val="1"/>
      <w:numFmt w:val="decimal"/>
      <w:lvlText w:val="%1."/>
      <w:lvlJc w:val="left"/>
      <w:pPr>
        <w:ind w:left="720" w:hanging="360"/>
      </w:pPr>
      <w:rPr>
        <w:rFonts w:ascii="Arial" w:eastAsia="Arial" w:hAnsi="Arial" w:cs="Arial"/>
        <w:b w:val="0"/>
        <w:bCs w:val="0"/>
        <w:i w:val="0"/>
        <w:iCs w:val="0"/>
        <w:color w:val="au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55F1E7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1D068F2"/>
    <w:multiLevelType w:val="multilevel"/>
    <w:tmpl w:val="FFFFFFFF"/>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9" w15:restartNumberingAfterBreak="0">
    <w:nsid w:val="665222FF"/>
    <w:multiLevelType w:val="multilevel"/>
    <w:tmpl w:val="7DAC9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D017BA"/>
    <w:multiLevelType w:val="multilevel"/>
    <w:tmpl w:val="FFFFFFFF"/>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9E93CD9"/>
    <w:multiLevelType w:val="multilevel"/>
    <w:tmpl w:val="FFFFFFFF"/>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16cid:durableId="1551726984">
    <w:abstractNumId w:val="6"/>
  </w:num>
  <w:num w:numId="2" w16cid:durableId="1703087742">
    <w:abstractNumId w:val="10"/>
  </w:num>
  <w:num w:numId="3" w16cid:durableId="297612082">
    <w:abstractNumId w:val="7"/>
  </w:num>
  <w:num w:numId="4" w16cid:durableId="1754202436">
    <w:abstractNumId w:val="8"/>
  </w:num>
  <w:num w:numId="5" w16cid:durableId="2002734139">
    <w:abstractNumId w:val="9"/>
  </w:num>
  <w:num w:numId="6" w16cid:durableId="827090624">
    <w:abstractNumId w:val="2"/>
  </w:num>
  <w:num w:numId="7" w16cid:durableId="1048722518">
    <w:abstractNumId w:val="1"/>
  </w:num>
  <w:num w:numId="8" w16cid:durableId="1233588012">
    <w:abstractNumId w:val="11"/>
  </w:num>
  <w:num w:numId="9" w16cid:durableId="1401708784">
    <w:abstractNumId w:val="4"/>
  </w:num>
  <w:num w:numId="10" w16cid:durableId="49888959">
    <w:abstractNumId w:val="0"/>
  </w:num>
  <w:num w:numId="11" w16cid:durableId="1204824304">
    <w:abstractNumId w:val="5"/>
  </w:num>
  <w:num w:numId="12" w16cid:durableId="7086111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ker, Laura (DHS-Contractor)">
    <w15:presenceInfo w15:providerId="AD" w15:userId="S::laura.walker1@dc.gov::dd8f0bf5-de79-4453-95c0-69694569c1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0E1"/>
    <w:rsid w:val="000143E1"/>
    <w:rsid w:val="0004022F"/>
    <w:rsid w:val="00044B99"/>
    <w:rsid w:val="0006029B"/>
    <w:rsid w:val="00061674"/>
    <w:rsid w:val="000660E1"/>
    <w:rsid w:val="00073B05"/>
    <w:rsid w:val="00073B43"/>
    <w:rsid w:val="00076AD1"/>
    <w:rsid w:val="0008526F"/>
    <w:rsid w:val="00096F7F"/>
    <w:rsid w:val="000B6874"/>
    <w:rsid w:val="000D1EA9"/>
    <w:rsid w:val="000D4466"/>
    <w:rsid w:val="00140A3A"/>
    <w:rsid w:val="001968E3"/>
    <w:rsid w:val="001A2461"/>
    <w:rsid w:val="001A4DD0"/>
    <w:rsid w:val="001C47B2"/>
    <w:rsid w:val="001C60D5"/>
    <w:rsid w:val="001F2308"/>
    <w:rsid w:val="00214DBF"/>
    <w:rsid w:val="00216C41"/>
    <w:rsid w:val="00243E46"/>
    <w:rsid w:val="00251EBB"/>
    <w:rsid w:val="00264639"/>
    <w:rsid w:val="00292703"/>
    <w:rsid w:val="002A3E96"/>
    <w:rsid w:val="002B0621"/>
    <w:rsid w:val="002F4C48"/>
    <w:rsid w:val="0036765E"/>
    <w:rsid w:val="00373B26"/>
    <w:rsid w:val="00394400"/>
    <w:rsid w:val="003F09E7"/>
    <w:rsid w:val="003F6B0F"/>
    <w:rsid w:val="003F6D9F"/>
    <w:rsid w:val="00425BDC"/>
    <w:rsid w:val="004328DA"/>
    <w:rsid w:val="00437439"/>
    <w:rsid w:val="00441C26"/>
    <w:rsid w:val="00443FB9"/>
    <w:rsid w:val="00472343"/>
    <w:rsid w:val="00483779"/>
    <w:rsid w:val="004E0279"/>
    <w:rsid w:val="004E2AC4"/>
    <w:rsid w:val="004F3820"/>
    <w:rsid w:val="0054683C"/>
    <w:rsid w:val="005518E4"/>
    <w:rsid w:val="0056663C"/>
    <w:rsid w:val="00574582"/>
    <w:rsid w:val="005A4686"/>
    <w:rsid w:val="005A61C5"/>
    <w:rsid w:val="005B36F6"/>
    <w:rsid w:val="00600EF5"/>
    <w:rsid w:val="0060543F"/>
    <w:rsid w:val="00613DF1"/>
    <w:rsid w:val="00643F7F"/>
    <w:rsid w:val="00647F6A"/>
    <w:rsid w:val="006646DB"/>
    <w:rsid w:val="00677259"/>
    <w:rsid w:val="006825ED"/>
    <w:rsid w:val="00697C44"/>
    <w:rsid w:val="006D14D6"/>
    <w:rsid w:val="007031C8"/>
    <w:rsid w:val="00756471"/>
    <w:rsid w:val="00790A52"/>
    <w:rsid w:val="00791C2D"/>
    <w:rsid w:val="007A1974"/>
    <w:rsid w:val="007F2E68"/>
    <w:rsid w:val="00802384"/>
    <w:rsid w:val="008403CD"/>
    <w:rsid w:val="00847681"/>
    <w:rsid w:val="00886535"/>
    <w:rsid w:val="00894297"/>
    <w:rsid w:val="008956E5"/>
    <w:rsid w:val="00895BC0"/>
    <w:rsid w:val="008C0643"/>
    <w:rsid w:val="008D05E9"/>
    <w:rsid w:val="008D2D60"/>
    <w:rsid w:val="008D7F08"/>
    <w:rsid w:val="008E3102"/>
    <w:rsid w:val="008E3984"/>
    <w:rsid w:val="009016DF"/>
    <w:rsid w:val="00907D3B"/>
    <w:rsid w:val="00917385"/>
    <w:rsid w:val="00922733"/>
    <w:rsid w:val="00952CEE"/>
    <w:rsid w:val="009A0C80"/>
    <w:rsid w:val="009C6D21"/>
    <w:rsid w:val="009E3FE3"/>
    <w:rsid w:val="00A01F60"/>
    <w:rsid w:val="00A107FB"/>
    <w:rsid w:val="00A13801"/>
    <w:rsid w:val="00A1585C"/>
    <w:rsid w:val="00A25AEB"/>
    <w:rsid w:val="00A32B01"/>
    <w:rsid w:val="00A57371"/>
    <w:rsid w:val="00A67F67"/>
    <w:rsid w:val="00A94BFC"/>
    <w:rsid w:val="00AB5180"/>
    <w:rsid w:val="00AE11A3"/>
    <w:rsid w:val="00AF04C9"/>
    <w:rsid w:val="00B0366A"/>
    <w:rsid w:val="00B217B3"/>
    <w:rsid w:val="00B24B38"/>
    <w:rsid w:val="00B40EC4"/>
    <w:rsid w:val="00B551D5"/>
    <w:rsid w:val="00B81E45"/>
    <w:rsid w:val="00BA1DC9"/>
    <w:rsid w:val="00BC7411"/>
    <w:rsid w:val="00BC74C8"/>
    <w:rsid w:val="00BC75E8"/>
    <w:rsid w:val="00C10EAE"/>
    <w:rsid w:val="00C2411D"/>
    <w:rsid w:val="00C24780"/>
    <w:rsid w:val="00C27449"/>
    <w:rsid w:val="00C310DB"/>
    <w:rsid w:val="00C76DF6"/>
    <w:rsid w:val="00C90BD2"/>
    <w:rsid w:val="00C9201F"/>
    <w:rsid w:val="00C93CAB"/>
    <w:rsid w:val="00CA538F"/>
    <w:rsid w:val="00CD5BC9"/>
    <w:rsid w:val="00CF3F41"/>
    <w:rsid w:val="00D10170"/>
    <w:rsid w:val="00D14E43"/>
    <w:rsid w:val="00D365CA"/>
    <w:rsid w:val="00D41CEC"/>
    <w:rsid w:val="00D71686"/>
    <w:rsid w:val="00D976B1"/>
    <w:rsid w:val="00DA0C6B"/>
    <w:rsid w:val="00DE67CC"/>
    <w:rsid w:val="00DF21CF"/>
    <w:rsid w:val="00DF4DB7"/>
    <w:rsid w:val="00E81A7F"/>
    <w:rsid w:val="00E9756B"/>
    <w:rsid w:val="00ED0817"/>
    <w:rsid w:val="00EE4715"/>
    <w:rsid w:val="00EE7747"/>
    <w:rsid w:val="00F42CFE"/>
    <w:rsid w:val="00F77111"/>
    <w:rsid w:val="00F93092"/>
    <w:rsid w:val="00FB4F1A"/>
    <w:rsid w:val="01334400"/>
    <w:rsid w:val="081E224E"/>
    <w:rsid w:val="12AC65F8"/>
    <w:rsid w:val="2D373521"/>
    <w:rsid w:val="3102F010"/>
    <w:rsid w:val="314F978D"/>
    <w:rsid w:val="32370845"/>
    <w:rsid w:val="356B7C2D"/>
    <w:rsid w:val="410F7B89"/>
    <w:rsid w:val="41188624"/>
    <w:rsid w:val="4EE9AF41"/>
    <w:rsid w:val="57ADE8F4"/>
    <w:rsid w:val="60D156C4"/>
    <w:rsid w:val="676E2406"/>
    <w:rsid w:val="6AD5FDEA"/>
    <w:rsid w:val="6D96EA13"/>
    <w:rsid w:val="6E2C25B3"/>
    <w:rsid w:val="70DCEA27"/>
    <w:rsid w:val="7FE23B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A0C3F"/>
  <w15:docId w15:val="{EDA8EF01-EEB7-441C-B142-F1B7A1C2A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91C2D"/>
    <w:rPr>
      <w:sz w:val="16"/>
      <w:szCs w:val="16"/>
    </w:rPr>
  </w:style>
  <w:style w:type="paragraph" w:styleId="CommentText">
    <w:name w:val="annotation text"/>
    <w:basedOn w:val="Normal"/>
    <w:link w:val="CommentTextChar"/>
    <w:uiPriority w:val="99"/>
    <w:unhideWhenUsed/>
    <w:rsid w:val="00791C2D"/>
    <w:pPr>
      <w:spacing w:line="240" w:lineRule="auto"/>
    </w:pPr>
    <w:rPr>
      <w:sz w:val="20"/>
      <w:szCs w:val="20"/>
    </w:rPr>
  </w:style>
  <w:style w:type="character" w:customStyle="1" w:styleId="CommentTextChar">
    <w:name w:val="Comment Text Char"/>
    <w:basedOn w:val="DefaultParagraphFont"/>
    <w:link w:val="CommentText"/>
    <w:uiPriority w:val="99"/>
    <w:rsid w:val="00791C2D"/>
    <w:rPr>
      <w:sz w:val="20"/>
      <w:szCs w:val="20"/>
    </w:rPr>
  </w:style>
  <w:style w:type="paragraph" w:styleId="CommentSubject">
    <w:name w:val="annotation subject"/>
    <w:basedOn w:val="CommentText"/>
    <w:next w:val="CommentText"/>
    <w:link w:val="CommentSubjectChar"/>
    <w:uiPriority w:val="99"/>
    <w:semiHidden/>
    <w:unhideWhenUsed/>
    <w:rsid w:val="00791C2D"/>
    <w:rPr>
      <w:b/>
      <w:bCs/>
    </w:rPr>
  </w:style>
  <w:style w:type="character" w:customStyle="1" w:styleId="CommentSubjectChar">
    <w:name w:val="Comment Subject Char"/>
    <w:basedOn w:val="CommentTextChar"/>
    <w:link w:val="CommentSubject"/>
    <w:uiPriority w:val="99"/>
    <w:semiHidden/>
    <w:rsid w:val="00791C2D"/>
    <w:rPr>
      <w:b/>
      <w:bCs/>
      <w:sz w:val="20"/>
      <w:szCs w:val="20"/>
    </w:rPr>
  </w:style>
  <w:style w:type="paragraph" w:styleId="Revision">
    <w:name w:val="Revision"/>
    <w:hidden/>
    <w:uiPriority w:val="99"/>
    <w:semiHidden/>
    <w:rsid w:val="00425BDC"/>
    <w:pPr>
      <w:spacing w:line="240" w:lineRule="auto"/>
    </w:pPr>
  </w:style>
  <w:style w:type="character" w:styleId="Hyperlink">
    <w:name w:val="Hyperlink"/>
    <w:basedOn w:val="DefaultParagraphFont"/>
    <w:uiPriority w:val="99"/>
    <w:unhideWhenUsed/>
    <w:rsid w:val="00677259"/>
    <w:rPr>
      <w:color w:val="0000FF" w:themeColor="hyperlink"/>
      <w:u w:val="single"/>
    </w:rPr>
  </w:style>
  <w:style w:type="paragraph" w:styleId="ListParagraph">
    <w:name w:val="List Paragraph"/>
    <w:basedOn w:val="Normal"/>
    <w:uiPriority w:val="34"/>
    <w:qFormat/>
    <w:rsid w:val="008D7F08"/>
    <w:pPr>
      <w:ind w:left="720"/>
      <w:contextualSpacing/>
    </w:pPr>
  </w:style>
  <w:style w:type="paragraph" w:styleId="Header">
    <w:name w:val="header"/>
    <w:basedOn w:val="Normal"/>
    <w:link w:val="HeaderChar"/>
    <w:uiPriority w:val="99"/>
    <w:semiHidden/>
    <w:unhideWhenUsed/>
    <w:rsid w:val="00073B05"/>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073B05"/>
  </w:style>
  <w:style w:type="paragraph" w:styleId="Footer">
    <w:name w:val="footer"/>
    <w:basedOn w:val="Normal"/>
    <w:link w:val="FooterChar"/>
    <w:uiPriority w:val="99"/>
    <w:semiHidden/>
    <w:unhideWhenUsed/>
    <w:rsid w:val="00073B05"/>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073B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nbucks.dc.gov"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1621a2f-9d62-4bce-80b4-86c4b6a0653f" xsi:nil="true"/>
    <lcf76f155ced4ddcb4097134ff3c332f xmlns="76f3b00b-3545-454f-a605-8c30b87d7c8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20C5CB6847A0D42B384BD7D7FAACF2A" ma:contentTypeVersion="16" ma:contentTypeDescription="Create a new document." ma:contentTypeScope="" ma:versionID="a1f53d1b52eb7cbe45d33f45e95ab24c">
  <xsd:schema xmlns:xsd="http://www.w3.org/2001/XMLSchema" xmlns:xs="http://www.w3.org/2001/XMLSchema" xmlns:p="http://schemas.microsoft.com/office/2006/metadata/properties" xmlns:ns2="76f3b00b-3545-454f-a605-8c30b87d7c81" xmlns:ns3="31621a2f-9d62-4bce-80b4-86c4b6a0653f" targetNamespace="http://schemas.microsoft.com/office/2006/metadata/properties" ma:root="true" ma:fieldsID="31dc3f7df185980dedb97cc48c91af4f" ns2:_="" ns3:_="">
    <xsd:import namespace="76f3b00b-3545-454f-a605-8c30b87d7c81"/>
    <xsd:import namespace="31621a2f-9d62-4bce-80b4-86c4b6a0653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3b00b-3545-454f-a605-8c30b87d7c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3549e45-1cf5-44e0-acae-db85769a369a"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621a2f-9d62-4bce-80b4-86c4b6a0653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fb6da1-6846-496a-a16a-165c54d1bbfe}" ma:internalName="TaxCatchAll" ma:showField="CatchAllData" ma:web="31621a2f-9d62-4bce-80b4-86c4b6a065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707AC-1D7E-4AF2-BBF2-70CBC003C2EE}">
  <ds:schemaRefs>
    <ds:schemaRef ds:uri="http://schemas.microsoft.com/office/2006/metadata/properties"/>
    <ds:schemaRef ds:uri="http://schemas.microsoft.com/office/infopath/2007/PartnerControls"/>
    <ds:schemaRef ds:uri="31621a2f-9d62-4bce-80b4-86c4b6a0653f"/>
    <ds:schemaRef ds:uri="76f3b00b-3545-454f-a605-8c30b87d7c81"/>
  </ds:schemaRefs>
</ds:datastoreItem>
</file>

<file path=customXml/itemProps2.xml><?xml version="1.0" encoding="utf-8"?>
<ds:datastoreItem xmlns:ds="http://schemas.openxmlformats.org/officeDocument/2006/customXml" ds:itemID="{421BB970-1B75-443C-9AA8-89D9CD70B9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f3b00b-3545-454f-a605-8c30b87d7c81"/>
    <ds:schemaRef ds:uri="31621a2f-9d62-4bce-80b4-86c4b6a065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7A036B-83AE-45FC-BBC7-BA88923C9DF4}">
  <ds:schemaRefs>
    <ds:schemaRef ds:uri="http://schemas.microsoft.com/sharepoint/v3/contenttype/forms"/>
  </ds:schemaRefs>
</ds:datastoreItem>
</file>

<file path=customXml/itemProps4.xml><?xml version="1.0" encoding="utf-8"?>
<ds:datastoreItem xmlns:ds="http://schemas.openxmlformats.org/officeDocument/2006/customXml" ds:itemID="{CE7ED981-6C23-482F-9E6B-7FA1D6A22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3775</Words>
  <Characters>16311</Characters>
  <Application>Microsoft Office Word</Application>
  <DocSecurity>0</DocSecurity>
  <Lines>397</Lines>
  <Paragraphs>195</Paragraphs>
  <ScaleCrop>false</ScaleCrop>
  <Company/>
  <LinksUpToDate>false</LinksUpToDate>
  <CharactersWithSpaces>19891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Laura (DHS-Contractor)</dc:creator>
  <cp:keywords/>
  <cp:lastModifiedBy>Walker, Laura (DHS-Contractor)</cp:lastModifiedBy>
  <cp:revision>24</cp:revision>
  <dcterms:created xsi:type="dcterms:W3CDTF">2026-04-14T17:28:00Z</dcterms:created>
  <dcterms:modified xsi:type="dcterms:W3CDTF">2026-04-14T17:50:00Z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0x010100120C5CB6847A0D42B384BD7D7FAACF2A</vt:lpwstr>
  </property>
  <property fmtid="{D5CDD505-2E9C-101B-9397-08002B2CF9AE}" pid="3" name="MediaServiceImageTags">
    <vt:lpwstr/>
  </property>
</Properties>
</file>