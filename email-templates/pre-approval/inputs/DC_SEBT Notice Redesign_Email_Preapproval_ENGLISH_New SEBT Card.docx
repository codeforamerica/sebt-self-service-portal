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8106" w14:textId="09AE1338" w:rsidR="009501FC" w:rsidRDefault="001643A4" w:rsidP="006806AA">
      <w:pPr>
        <w:pStyle w:val="Heading2"/>
        <w:keepNext w:val="0"/>
        <w:keepLines w:val="0"/>
        <w:spacing w:after="80"/>
        <w:rPr>
          <w:b/>
          <w:bCs/>
          <w:sz w:val="33"/>
          <w:szCs w:val="33"/>
        </w:rPr>
      </w:pPr>
      <w:bookmarkStart w:id="0" w:name="_29acio10ukmk"/>
      <w:bookmarkEnd w:id="0"/>
      <w:r w:rsidRPr="4875FE43">
        <w:rPr>
          <w:sz w:val="24"/>
          <w:szCs w:val="24"/>
        </w:rPr>
        <w:t xml:space="preserve">Subject Line: </w:t>
      </w:r>
      <w:r>
        <w:br/>
      </w:r>
      <w:r w:rsidRPr="4875FE43">
        <w:rPr>
          <w:b/>
          <w:bCs/>
          <w:sz w:val="33"/>
          <w:szCs w:val="33"/>
        </w:rPr>
        <w:t xml:space="preserve">Notice of DC SUN Bucks </w:t>
      </w:r>
      <w:r w:rsidR="00EC5801" w:rsidRPr="4875FE43">
        <w:rPr>
          <w:b/>
          <w:bCs/>
          <w:sz w:val="33"/>
          <w:szCs w:val="33"/>
        </w:rPr>
        <w:t>Automatic Enrollment</w:t>
      </w:r>
      <w:commentRangeStart w:id="1"/>
      <w:commentRangeStart w:id="2"/>
      <w:commentRangeStart w:id="3"/>
      <w:r w:rsidRPr="4875FE43">
        <w:rPr>
          <w:b/>
          <w:bCs/>
          <w:sz w:val="33"/>
          <w:szCs w:val="33"/>
        </w:rPr>
        <w:t xml:space="preserve"> </w:t>
      </w:r>
      <w:commentRangeEnd w:id="1"/>
      <w:r w:rsidRPr="4875FE43">
        <w:rPr>
          <w:rStyle w:val="CommentReference"/>
          <w:b/>
          <w:bCs/>
          <w:sz w:val="33"/>
          <w:szCs w:val="33"/>
        </w:rPr>
        <w:commentReference w:id="1"/>
      </w:r>
      <w:commentRangeEnd w:id="2"/>
      <w:r w:rsidRPr="4875FE43">
        <w:rPr>
          <w:rStyle w:val="CommentReference"/>
          <w:b/>
          <w:bCs/>
          <w:sz w:val="33"/>
          <w:szCs w:val="33"/>
        </w:rPr>
        <w:commentReference w:id="2"/>
      </w:r>
      <w:commentRangeEnd w:id="3"/>
      <w:r w:rsidRPr="4875FE43">
        <w:rPr>
          <w:rStyle w:val="CommentReference"/>
          <w:b/>
          <w:bCs/>
          <w:sz w:val="33"/>
          <w:szCs w:val="33"/>
        </w:rPr>
        <w:commentReference w:id="3"/>
      </w:r>
      <w:r w:rsidRPr="4875FE43">
        <w:rPr>
          <w:b/>
          <w:bCs/>
          <w:sz w:val="33"/>
          <w:szCs w:val="33"/>
        </w:rPr>
        <w:t>[NO ACTION NEEDED]</w:t>
      </w:r>
    </w:p>
    <w:p w14:paraId="672A6659" w14:textId="78C43433" w:rsidR="009501FC" w:rsidRDefault="00B827FA" w:rsidP="006806AA">
      <w:pPr>
        <w:spacing w:before="220" w:after="220"/>
        <w:rPr>
          <w:sz w:val="21"/>
          <w:szCs w:val="21"/>
        </w:rPr>
      </w:pPr>
      <w:r>
        <w:rPr>
          <w:noProof/>
        </w:rPr>
        <w:drawing>
          <wp:inline distT="0" distB="0" distL="0" distR="0" wp14:anchorId="004D4F87" wp14:editId="20CB3CE6">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4">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69787092" w14:textId="77777777" w:rsidR="009501FC" w:rsidRDefault="001643A4" w:rsidP="006806AA">
      <w:pPr>
        <w:shd w:val="clear" w:color="auto" w:fill="FFFFFF"/>
        <w:spacing w:before="220" w:after="220" w:line="331" w:lineRule="auto"/>
      </w:pPr>
      <w:r>
        <w:t>Dear Parent/Guardian:</w:t>
      </w:r>
    </w:p>
    <w:p w14:paraId="751599D5" w14:textId="709A5BCA" w:rsidR="00FE0E38" w:rsidRDefault="00FE0E38" w:rsidP="006806AA">
      <w:pPr>
        <w:shd w:val="clear" w:color="auto" w:fill="FFFFFF" w:themeFill="background1"/>
        <w:spacing w:before="220" w:after="220" w:line="331" w:lineRule="auto"/>
      </w:pPr>
      <w:bookmarkStart w:id="4" w:name="_an9jh33zwjl"/>
      <w:bookmarkEnd w:id="4"/>
      <w:r w:rsidRPr="63AD31CE">
        <w:rPr>
          <w:b/>
          <w:bCs/>
        </w:rPr>
        <w:t xml:space="preserve">Your student will </w:t>
      </w:r>
      <w:r w:rsidRPr="006116D4">
        <w:rPr>
          <w:b/>
          <w:bCs/>
        </w:rPr>
        <w:t xml:space="preserve">receive a one-time payment of $120 in </w:t>
      </w:r>
      <w:r w:rsidR="00262DF0">
        <w:rPr>
          <w:b/>
          <w:bCs/>
        </w:rPr>
        <w:t xml:space="preserve">DC </w:t>
      </w:r>
      <w:r w:rsidRPr="006116D4">
        <w:rPr>
          <w:b/>
          <w:bCs/>
        </w:rPr>
        <w:t>SUN Bucks benefits</w:t>
      </w:r>
      <w:r w:rsidRPr="63AD31CE">
        <w:rPr>
          <w:b/>
          <w:bCs/>
        </w:rPr>
        <w:t xml:space="preserve"> on </w:t>
      </w:r>
      <w:r w:rsidRPr="63AD31CE">
        <w:rPr>
          <w:b/>
          <w:bCs/>
          <w:highlight w:val="yellow"/>
        </w:rPr>
        <w:t>&lt;ISSUANCE DATE&gt;</w:t>
      </w:r>
      <w:r w:rsidRPr="63AD31CE">
        <w:rPr>
          <w:b/>
          <w:bCs/>
        </w:rPr>
        <w:t xml:space="preserve"> to help pay for food this summer</w:t>
      </w:r>
      <w:r>
        <w:t>.</w:t>
      </w:r>
    </w:p>
    <w:p w14:paraId="58BB6ED2" w14:textId="77777777" w:rsidR="00FE0E38" w:rsidRDefault="00FE0E38" w:rsidP="006806AA">
      <w:pPr>
        <w:shd w:val="clear" w:color="auto" w:fill="FFFFFF"/>
        <w:spacing w:before="220" w:after="220" w:line="331" w:lineRule="auto"/>
      </w:pPr>
      <w:r>
        <w:t xml:space="preserve">The student listed below will be </w:t>
      </w:r>
      <w:r>
        <w:rPr>
          <w:b/>
          <w:bCs/>
        </w:rPr>
        <w:t>automatically enrolled</w:t>
      </w:r>
      <w:r>
        <w:t xml:space="preserve"> in the DC SUN Bucks program. </w:t>
      </w:r>
      <w:r w:rsidRPr="00C82530">
        <w:rPr>
          <w:b/>
          <w:bCs/>
        </w:rPr>
        <w:t xml:space="preserve">You </w:t>
      </w:r>
      <w:r w:rsidRPr="00C82530">
        <w:rPr>
          <w:b/>
          <w:bCs/>
          <w:u w:val="single"/>
        </w:rPr>
        <w:t>do not</w:t>
      </w:r>
      <w:r w:rsidRPr="00C82530">
        <w:rPr>
          <w:b/>
          <w:bCs/>
        </w:rPr>
        <w:t xml:space="preserve"> need to apply for them.</w:t>
      </w:r>
    </w:p>
    <w:p w14:paraId="7A8E1AB3" w14:textId="77777777" w:rsidR="00565B78" w:rsidRPr="00FE0E38" w:rsidRDefault="00565B78" w:rsidP="000C55F0">
      <w:pPr>
        <w:pStyle w:val="Heading2"/>
        <w:keepNext w:val="0"/>
        <w:keepLines w:val="0"/>
        <w:numPr>
          <w:ilvl w:val="0"/>
          <w:numId w:val="13"/>
        </w:numPr>
        <w:shd w:val="clear" w:color="auto" w:fill="FFFFFF" w:themeFill="background1"/>
        <w:spacing w:before="0" w:after="80" w:line="331" w:lineRule="auto"/>
        <w:rPr>
          <w:b/>
          <w:bCs/>
          <w:sz w:val="22"/>
          <w:szCs w:val="22"/>
        </w:rPr>
      </w:pPr>
      <w:commentRangeStart w:id="5"/>
      <w:r w:rsidRPr="4875FE43">
        <w:rPr>
          <w:sz w:val="22"/>
          <w:szCs w:val="22"/>
        </w:rPr>
        <w:t>Eligible Student:</w:t>
      </w:r>
      <w:r w:rsidRPr="4875FE43">
        <w:rPr>
          <w:b/>
          <w:bCs/>
          <w:sz w:val="22"/>
          <w:szCs w:val="22"/>
        </w:rPr>
        <w:t xml:space="preserve"> </w:t>
      </w:r>
      <w:r w:rsidRPr="00FE0E38">
        <w:rPr>
          <w:b/>
          <w:bCs/>
          <w:sz w:val="22"/>
          <w:szCs w:val="22"/>
          <w:highlight w:val="yellow"/>
        </w:rPr>
        <w:t>&lt;FIRST NAME&gt; &lt;LAST NAME&gt;</w:t>
      </w:r>
    </w:p>
    <w:p w14:paraId="38A33F89" w14:textId="77777777" w:rsidR="00565B78" w:rsidRPr="00E33D5E" w:rsidRDefault="00565B78" w:rsidP="000C55F0">
      <w:pPr>
        <w:pStyle w:val="Heading2"/>
        <w:keepNext w:val="0"/>
        <w:keepLines w:val="0"/>
        <w:numPr>
          <w:ilvl w:val="0"/>
          <w:numId w:val="13"/>
        </w:numPr>
        <w:shd w:val="clear" w:color="auto" w:fill="FFFFFF" w:themeFill="background1"/>
        <w:spacing w:before="0" w:after="80" w:line="331" w:lineRule="auto"/>
        <w:rPr>
          <w:sz w:val="22"/>
          <w:szCs w:val="22"/>
        </w:rPr>
      </w:pPr>
      <w:r w:rsidRPr="4875FE43">
        <w:rPr>
          <w:sz w:val="22"/>
          <w:szCs w:val="22"/>
        </w:rPr>
        <w:t>DC SUN Bucks ID</w:t>
      </w:r>
      <w:r w:rsidRPr="4875FE43">
        <w:rPr>
          <w:b/>
          <w:bCs/>
          <w:sz w:val="22"/>
          <w:szCs w:val="22"/>
        </w:rPr>
        <w:t>:</w:t>
      </w:r>
      <w:r w:rsidRPr="4875FE43">
        <w:rPr>
          <w:sz w:val="22"/>
          <w:szCs w:val="22"/>
        </w:rPr>
        <w:t xml:space="preserve"> </w:t>
      </w:r>
      <w:r w:rsidRPr="4875FE43">
        <w:rPr>
          <w:sz w:val="22"/>
          <w:szCs w:val="22"/>
          <w:highlight w:val="yellow"/>
        </w:rPr>
        <w:t>&lt;SUN Bucks ID&gt;</w:t>
      </w:r>
    </w:p>
    <w:p w14:paraId="69C94402" w14:textId="77777777" w:rsidR="00565B78" w:rsidRPr="000C55F0" w:rsidRDefault="00565B78" w:rsidP="000C55F0">
      <w:pPr>
        <w:pStyle w:val="ListParagraph"/>
        <w:numPr>
          <w:ilvl w:val="0"/>
          <w:numId w:val="13"/>
        </w:numPr>
        <w:rPr>
          <w:highlight w:val="yellow"/>
        </w:rPr>
      </w:pPr>
      <w:r>
        <w:t xml:space="preserve">Reason for Eligibility: </w:t>
      </w:r>
      <w:r w:rsidRPr="000C55F0">
        <w:rPr>
          <w:highlight w:val="yellow"/>
        </w:rPr>
        <w:t>&lt;REASON&gt;</w:t>
      </w:r>
      <w:commentRangeEnd w:id="5"/>
      <w:r w:rsidR="000247AA" w:rsidRPr="000C55F0">
        <w:rPr>
          <w:rStyle w:val="CommentReference"/>
          <w:sz w:val="22"/>
          <w:szCs w:val="22"/>
          <w:highlight w:val="yellow"/>
        </w:rPr>
        <w:commentReference w:id="5"/>
      </w:r>
    </w:p>
    <w:p w14:paraId="3761B996" w14:textId="4FE5796C" w:rsidR="4875FE43" w:rsidRDefault="4875FE43" w:rsidP="006806AA">
      <w:pPr>
        <w:spacing w:before="240"/>
        <w:rPr>
          <w:color w:val="000000" w:themeColor="text1"/>
          <w:lang w:val="en-US"/>
        </w:rPr>
      </w:pPr>
    </w:p>
    <w:p w14:paraId="741721FB" w14:textId="77777777" w:rsidR="009501FC" w:rsidRDefault="001643A4" w:rsidP="006806AA">
      <w:pPr>
        <w:widowControl w:val="0"/>
        <w:spacing w:after="240" w:line="240" w:lineRule="auto"/>
        <w:ind w:right="181"/>
        <w:rPr>
          <w:sz w:val="28"/>
          <w:szCs w:val="28"/>
        </w:rPr>
      </w:pPr>
      <w:r>
        <w:rPr>
          <w:b/>
          <w:bCs/>
          <w:sz w:val="28"/>
          <w:szCs w:val="28"/>
          <w:u w:val="single"/>
        </w:rPr>
        <w:t>How to get and use your benefits:</w:t>
      </w:r>
    </w:p>
    <w:p w14:paraId="6726B228" w14:textId="577A52CB" w:rsidR="009501FC" w:rsidRDefault="001643A4" w:rsidP="006806AA">
      <w:pPr>
        <w:widowControl w:val="0"/>
        <w:numPr>
          <w:ilvl w:val="0"/>
          <w:numId w:val="4"/>
        </w:numPr>
        <w:spacing w:after="100" w:line="240" w:lineRule="auto"/>
        <w:ind w:right="181"/>
      </w:pPr>
      <w:r>
        <w:t xml:space="preserve">The benefits will be available to use on </w:t>
      </w:r>
      <w:r w:rsidR="00C65702" w:rsidRPr="4875FE43">
        <w:rPr>
          <w:b/>
          <w:bCs/>
          <w:sz w:val="23"/>
          <w:szCs w:val="23"/>
          <w:highlight w:val="yellow"/>
        </w:rPr>
        <w:t>&lt;</w:t>
      </w:r>
      <w:r w:rsidRPr="4875FE43">
        <w:rPr>
          <w:b/>
          <w:bCs/>
          <w:highlight w:val="yellow"/>
        </w:rPr>
        <w:t>ISSUANCE DATE</w:t>
      </w:r>
      <w:r w:rsidR="006D130E" w:rsidRPr="4875FE43">
        <w:rPr>
          <w:b/>
          <w:bCs/>
          <w:sz w:val="23"/>
          <w:szCs w:val="23"/>
        </w:rPr>
        <w:t>&gt;</w:t>
      </w:r>
      <w:r>
        <w:t>.</w:t>
      </w:r>
    </w:p>
    <w:p w14:paraId="0169A951" w14:textId="77777777" w:rsidR="00AB0C2D" w:rsidRDefault="00AB0C2D" w:rsidP="006806AA">
      <w:pPr>
        <w:widowControl w:val="0"/>
        <w:numPr>
          <w:ilvl w:val="0"/>
          <w:numId w:val="4"/>
        </w:numPr>
        <w:spacing w:after="100" w:line="240" w:lineRule="auto"/>
        <w:ind w:right="181"/>
        <w:rPr>
          <w:sz w:val="23"/>
          <w:szCs w:val="23"/>
        </w:rPr>
      </w:pPr>
      <w:r w:rsidRPr="4875FE43">
        <w:rPr>
          <w:sz w:val="23"/>
          <w:szCs w:val="23"/>
        </w:rPr>
        <w:t xml:space="preserve">This student will be </w:t>
      </w:r>
      <w:r w:rsidRPr="4875FE43">
        <w:rPr>
          <w:b/>
          <w:bCs/>
          <w:sz w:val="23"/>
          <w:szCs w:val="23"/>
        </w:rPr>
        <w:t xml:space="preserve">mailed a DC SUN Bucks card loaded with $120 of food benefits. </w:t>
      </w:r>
      <w:r w:rsidRPr="4875FE43">
        <w:rPr>
          <w:sz w:val="23"/>
          <w:szCs w:val="23"/>
        </w:rPr>
        <w:t>It will arrive in a plain white envelope addressed from Fidelity Information Services (FIS). Instructions on how to use the card will be in the envelope.</w:t>
      </w:r>
    </w:p>
    <w:p w14:paraId="32B29ED0" w14:textId="39BD0151" w:rsidR="009501FC" w:rsidRDefault="001643A4" w:rsidP="006806AA">
      <w:pPr>
        <w:widowControl w:val="0"/>
        <w:numPr>
          <w:ilvl w:val="0"/>
          <w:numId w:val="4"/>
        </w:numPr>
        <w:spacing w:after="120" w:line="240" w:lineRule="auto"/>
        <w:ind w:right="181"/>
        <w:rPr>
          <w:b/>
          <w:bCs/>
        </w:rPr>
      </w:pPr>
      <w:r w:rsidRPr="4875FE43">
        <w:rPr>
          <w:b/>
          <w:bCs/>
        </w:rPr>
        <w:t xml:space="preserve">Your </w:t>
      </w:r>
      <w:r w:rsidR="00262DF0">
        <w:rPr>
          <w:b/>
          <w:bCs/>
        </w:rPr>
        <w:t xml:space="preserve">DC </w:t>
      </w:r>
      <w:r w:rsidRPr="4875FE43">
        <w:rPr>
          <w:b/>
          <w:bCs/>
        </w:rPr>
        <w:t xml:space="preserve">SUN Bucks benefits will expire on </w:t>
      </w:r>
      <w:r w:rsidRPr="4875FE43">
        <w:rPr>
          <w:b/>
          <w:bCs/>
          <w:highlight w:val="yellow"/>
        </w:rPr>
        <w:t>&lt;</w:t>
      </w:r>
      <w:r w:rsidR="004747C2" w:rsidRPr="4875FE43">
        <w:rPr>
          <w:b/>
          <w:bCs/>
          <w:highlight w:val="yellow"/>
        </w:rPr>
        <w:t>EXPIRATION DATE</w:t>
      </w:r>
      <w:r w:rsidRPr="4875FE43">
        <w:rPr>
          <w:b/>
          <w:bCs/>
          <w:highlight w:val="yellow"/>
        </w:rPr>
        <w:t>&gt;</w:t>
      </w:r>
      <w:r>
        <w:t>. Use the benefits before that date, or you will lose them.</w:t>
      </w:r>
    </w:p>
    <w:p w14:paraId="5DAB6C7B" w14:textId="531699FA" w:rsidR="009501FC" w:rsidRDefault="00D4436D" w:rsidP="006806AA">
      <w:pPr>
        <w:widowControl w:val="0"/>
        <w:numPr>
          <w:ilvl w:val="0"/>
          <w:numId w:val="4"/>
        </w:numPr>
        <w:spacing w:before="220" w:after="120" w:line="240" w:lineRule="auto"/>
        <w:ind w:right="181"/>
        <w:rPr>
          <w:sz w:val="23"/>
          <w:szCs w:val="23"/>
        </w:rPr>
      </w:pPr>
      <w:r w:rsidRPr="4875FE43">
        <w:rPr>
          <w:b/>
          <w:bCs/>
          <w:sz w:val="23"/>
          <w:szCs w:val="23"/>
        </w:rPr>
        <w:t>Visit</w:t>
      </w:r>
      <w:r w:rsidR="00F642D8" w:rsidRPr="4875FE43">
        <w:rPr>
          <w:b/>
          <w:bCs/>
          <w:sz w:val="23"/>
          <w:szCs w:val="23"/>
        </w:rPr>
        <w:t xml:space="preserve"> the DC SUN Bucks portal at</w:t>
      </w:r>
      <w:r w:rsidRPr="4875FE43">
        <w:rPr>
          <w:b/>
          <w:bCs/>
          <w:sz w:val="23"/>
          <w:szCs w:val="23"/>
        </w:rPr>
        <w:t xml:space="preserve"> </w:t>
      </w:r>
      <w:hyperlink r:id="rId15">
        <w:r w:rsidRPr="4875FE43">
          <w:rPr>
            <w:b/>
            <w:bCs/>
            <w:sz w:val="23"/>
            <w:szCs w:val="23"/>
            <w:u w:val="single"/>
          </w:rPr>
          <w:t>sunbucks</w:t>
        </w:r>
      </w:hyperlink>
      <w:hyperlink r:id="rId16">
        <w:r w:rsidRPr="4875FE43">
          <w:rPr>
            <w:b/>
            <w:bCs/>
            <w:u w:val="single"/>
          </w:rPr>
          <w:t>.</w:t>
        </w:r>
      </w:hyperlink>
      <w:hyperlink r:id="rId17">
        <w:r w:rsidRPr="4875FE43">
          <w:rPr>
            <w:b/>
            <w:bCs/>
            <w:sz w:val="23"/>
            <w:szCs w:val="23"/>
            <w:u w:val="single"/>
          </w:rPr>
          <w:t>dc.gov</w:t>
        </w:r>
      </w:hyperlink>
      <w:r w:rsidRPr="4875FE43">
        <w:rPr>
          <w:sz w:val="23"/>
          <w:szCs w:val="23"/>
        </w:rPr>
        <w:t xml:space="preserve"> </w:t>
      </w:r>
      <w:r w:rsidR="00692B29">
        <w:rPr>
          <w:sz w:val="23"/>
          <w:szCs w:val="23"/>
        </w:rPr>
        <w:t>to</w:t>
      </w:r>
      <w:r w:rsidRPr="4875FE43">
        <w:rPr>
          <w:sz w:val="23"/>
          <w:szCs w:val="23"/>
        </w:rPr>
        <w:t xml:space="preserve"> view your student’s account and benefit information.</w:t>
      </w:r>
    </w:p>
    <w:p w14:paraId="677A7BC7" w14:textId="0FD93600" w:rsidR="4875FE43" w:rsidRDefault="4875FE43" w:rsidP="006806AA">
      <w:pPr>
        <w:widowControl w:val="0"/>
        <w:spacing w:after="120" w:line="240" w:lineRule="auto"/>
        <w:ind w:right="181"/>
        <w:rPr>
          <w:sz w:val="23"/>
          <w:szCs w:val="23"/>
        </w:rPr>
      </w:pPr>
    </w:p>
    <w:p w14:paraId="6BA81116" w14:textId="6C7FE9CE" w:rsidR="009501FC" w:rsidRDefault="00EE6002" w:rsidP="006806AA">
      <w:pPr>
        <w:widowControl w:val="0"/>
        <w:spacing w:after="200" w:line="240" w:lineRule="auto"/>
        <w:ind w:right="181"/>
        <w:rPr>
          <w:b/>
          <w:bCs/>
          <w:sz w:val="28"/>
          <w:szCs w:val="28"/>
          <w:u w:val="single"/>
        </w:rPr>
      </w:pPr>
      <w:r w:rsidRPr="4875FE43">
        <w:rPr>
          <w:b/>
          <w:bCs/>
          <w:sz w:val="28"/>
          <w:szCs w:val="28"/>
          <w:u w:val="single"/>
        </w:rPr>
        <w:t xml:space="preserve">Frequently </w:t>
      </w:r>
      <w:r w:rsidR="001643A4" w:rsidRPr="4875FE43">
        <w:rPr>
          <w:b/>
          <w:bCs/>
          <w:sz w:val="28"/>
          <w:szCs w:val="28"/>
          <w:u w:val="single"/>
        </w:rPr>
        <w:t>asked questions:</w:t>
      </w:r>
    </w:p>
    <w:p w14:paraId="0844CA31" w14:textId="2399D9C6" w:rsidR="009501FC" w:rsidRDefault="001643A4" w:rsidP="006806AA">
      <w:pPr>
        <w:rPr>
          <w:b/>
          <w:bCs/>
          <w:i/>
          <w:iCs/>
        </w:rPr>
      </w:pPr>
      <w:r w:rsidRPr="4875FE43">
        <w:rPr>
          <w:b/>
          <w:bCs/>
          <w:i/>
          <w:iCs/>
        </w:rPr>
        <w:t xml:space="preserve">Need a replacement </w:t>
      </w:r>
      <w:r w:rsidR="00684C3D" w:rsidRPr="4875FE43">
        <w:rPr>
          <w:b/>
          <w:bCs/>
          <w:i/>
          <w:iCs/>
        </w:rPr>
        <w:t>EBT</w:t>
      </w:r>
      <w:r w:rsidRPr="4875FE43">
        <w:rPr>
          <w:b/>
          <w:bCs/>
          <w:i/>
          <w:iCs/>
        </w:rPr>
        <w:t xml:space="preserve"> card? </w:t>
      </w:r>
    </w:p>
    <w:p w14:paraId="4E494CCB" w14:textId="03C85D77" w:rsidR="00BA1A22" w:rsidRDefault="0060314E" w:rsidP="006806AA">
      <w:pPr>
        <w:spacing w:before="100"/>
        <w:rPr>
          <w:lang w:val="en-US"/>
        </w:rPr>
      </w:pPr>
      <w:r w:rsidRPr="4875FE43">
        <w:rPr>
          <w:lang w:val="en-US"/>
        </w:rPr>
        <w:t xml:space="preserve">Log in to the DC SUN Bucks portal to verify your identity and view card replacement instructions. You can also request one from FIS, the District of Columbia’s EBT card vendor, at </w:t>
      </w:r>
      <w:hyperlink r:id="rId18">
        <w:r w:rsidRPr="4875FE43">
          <w:rPr>
            <w:u w:val="single"/>
            <w:lang w:val="en-US"/>
          </w:rPr>
          <w:t>ebtEDGE.com</w:t>
        </w:r>
      </w:hyperlink>
      <w:r w:rsidRPr="4875FE43">
        <w:rPr>
          <w:lang w:val="en-US"/>
        </w:rPr>
        <w:t xml:space="preserve"> or by calling (888) 304-9167 if FIS has your current address on file. If your card is lost or stolen, please contact FIS and change the PIN immediately.  </w:t>
      </w:r>
    </w:p>
    <w:p w14:paraId="7641E28A" w14:textId="77777777" w:rsidR="00BA1A22" w:rsidRDefault="00BA1A22" w:rsidP="006806AA"/>
    <w:p w14:paraId="2E070C93" w14:textId="77777777" w:rsidR="009501FC" w:rsidRDefault="001643A4" w:rsidP="006806AA">
      <w:pPr>
        <w:rPr>
          <w:b/>
          <w:bCs/>
          <w:i/>
          <w:iCs/>
        </w:rPr>
      </w:pPr>
      <w:r w:rsidRPr="4875FE43">
        <w:rPr>
          <w:b/>
          <w:bCs/>
          <w:i/>
          <w:iCs/>
        </w:rPr>
        <w:t xml:space="preserve">Multiple students in your household? </w:t>
      </w:r>
    </w:p>
    <w:p w14:paraId="16865D6B" w14:textId="001DF2AA" w:rsidR="009501FC" w:rsidRDefault="001643A4" w:rsidP="006806AA">
      <w:pPr>
        <w:spacing w:before="100"/>
      </w:pPr>
      <w:r>
        <w:lastRenderedPageBreak/>
        <w:t xml:space="preserve">Every student gets their own eligibility </w:t>
      </w:r>
      <w:r w:rsidR="00BA29F2">
        <w:t>notice</w:t>
      </w:r>
      <w:r>
        <w:t xml:space="preserve">. If you have more than one eligible student, their </w:t>
      </w:r>
      <w:r w:rsidR="001A4EF6">
        <w:t xml:space="preserve">notices </w:t>
      </w:r>
      <w:r>
        <w:t xml:space="preserve">will </w:t>
      </w:r>
      <w:r w:rsidR="001A4EF6">
        <w:t xml:space="preserve">be sent </w:t>
      </w:r>
      <w:r>
        <w:t xml:space="preserve">separately. They might arrive on different days. </w:t>
      </w:r>
      <w:ins w:id="7" w:author="Gibbs, Theo (DHS-Contractor)" w:date="2026-03-23T21:42:00Z">
        <w:r w:rsidR="00E1624E" w:rsidRPr="69B44657">
          <w:rPr>
            <w:color w:val="000000" w:themeColor="text1"/>
            <w:lang w:val="en-US"/>
          </w:rPr>
          <w:t>Check your email spam f</w:t>
        </w:r>
      </w:ins>
      <w:ins w:id="8" w:author="Gibbs, Theo (DHS-Contractor)" w:date="2026-03-23T21:43:00Z">
        <w:r w:rsidR="00E1624E" w:rsidRPr="69B44657">
          <w:rPr>
            <w:color w:val="000000" w:themeColor="text1"/>
            <w:lang w:val="en-US"/>
          </w:rPr>
          <w:t>older</w:t>
        </w:r>
      </w:ins>
      <w:ins w:id="9" w:author="Gibbs, Theo (DHS-Contractor)" w:date="2026-03-23T21:46:00Z">
        <w:r w:rsidR="00E1624E" w:rsidRPr="69B44657">
          <w:rPr>
            <w:color w:val="000000" w:themeColor="text1"/>
            <w:lang w:val="en-US"/>
          </w:rPr>
          <w:t xml:space="preserve">. You can also </w:t>
        </w:r>
      </w:ins>
      <w:r w:rsidR="00102181">
        <w:rPr>
          <w:color w:val="000000" w:themeColor="text1"/>
          <w:lang w:val="en-US"/>
        </w:rPr>
        <w:fldChar w:fldCharType="begin"/>
      </w:r>
      <w:r w:rsidR="00102181">
        <w:rPr>
          <w:color w:val="000000" w:themeColor="text1"/>
          <w:lang w:val="en-US"/>
        </w:rPr>
        <w:instrText>HYPERLINK "https://portal.sunbucks.dc.gov/"</w:instrText>
      </w:r>
      <w:r w:rsidR="00102181">
        <w:rPr>
          <w:color w:val="000000" w:themeColor="text1"/>
          <w:lang w:val="en-US"/>
        </w:rPr>
      </w:r>
      <w:r w:rsidR="00102181">
        <w:rPr>
          <w:color w:val="000000" w:themeColor="text1"/>
          <w:lang w:val="en-US"/>
        </w:rPr>
        <w:fldChar w:fldCharType="separate"/>
      </w:r>
      <w:ins w:id="10" w:author="Gibbs, Theo (DHS-Contractor)" w:date="2026-03-23T21:42:00Z">
        <w:r w:rsidR="00E1624E" w:rsidRPr="00102181">
          <w:rPr>
            <w:rStyle w:val="Hyperlink"/>
            <w:lang w:val="en-US"/>
          </w:rPr>
          <w:t>visit the DC SUN Bucks portal</w:t>
        </w:r>
      </w:ins>
      <w:r w:rsidR="00102181">
        <w:rPr>
          <w:color w:val="000000" w:themeColor="text1"/>
          <w:lang w:val="en-US"/>
        </w:rPr>
        <w:fldChar w:fldCharType="end"/>
      </w:r>
      <w:ins w:id="11" w:author="Gibbs, Theo (DHS-Contractor)" w:date="2026-03-23T21:42:00Z">
        <w:r w:rsidR="00E1624E" w:rsidRPr="69B44657">
          <w:rPr>
            <w:color w:val="000000" w:themeColor="text1"/>
            <w:lang w:val="en-US"/>
          </w:rPr>
          <w:t xml:space="preserve"> </w:t>
        </w:r>
      </w:ins>
      <w:ins w:id="12" w:author="Gibbs, Theo (DHS-Contractor)" w:date="2026-03-23T21:43:00Z">
        <w:r w:rsidR="00E1624E" w:rsidRPr="69B44657">
          <w:rPr>
            <w:color w:val="000000" w:themeColor="text1"/>
            <w:lang w:val="en-US"/>
          </w:rPr>
          <w:t xml:space="preserve">to check </w:t>
        </w:r>
      </w:ins>
      <w:ins w:id="13" w:author="Gibbs, Theo (DHS-Contractor)" w:date="2026-03-23T21:42:00Z">
        <w:r w:rsidR="00E1624E" w:rsidRPr="69B44657">
          <w:rPr>
            <w:color w:val="000000" w:themeColor="text1"/>
            <w:lang w:val="en-US"/>
          </w:rPr>
          <w:t>each student’s eligibility status.</w:t>
        </w:r>
      </w:ins>
    </w:p>
    <w:p w14:paraId="1B4D1F8B" w14:textId="77777777" w:rsidR="008103CC" w:rsidRDefault="008103CC" w:rsidP="006806AA"/>
    <w:p w14:paraId="757014C4" w14:textId="528DCB5E" w:rsidR="009501FC" w:rsidRDefault="001643A4" w:rsidP="006806AA">
      <w:pPr>
        <w:rPr>
          <w:b/>
          <w:bCs/>
          <w:i/>
          <w:iCs/>
        </w:rPr>
      </w:pPr>
      <w:r w:rsidRPr="4875FE43">
        <w:rPr>
          <w:b/>
          <w:bCs/>
          <w:i/>
          <w:iCs/>
        </w:rPr>
        <w:t xml:space="preserve">What is the </w:t>
      </w:r>
      <w:r w:rsidR="00262DF0">
        <w:rPr>
          <w:b/>
          <w:bCs/>
          <w:i/>
          <w:iCs/>
        </w:rPr>
        <w:t xml:space="preserve">DC </w:t>
      </w:r>
      <w:r w:rsidRPr="4875FE43">
        <w:rPr>
          <w:b/>
          <w:bCs/>
          <w:i/>
          <w:iCs/>
        </w:rPr>
        <w:t xml:space="preserve">SUN Bucks program? </w:t>
      </w:r>
    </w:p>
    <w:p w14:paraId="51E8E8CE" w14:textId="59E10503" w:rsidR="009501FC" w:rsidRDefault="00262DF0" w:rsidP="006806AA">
      <w:pPr>
        <w:spacing w:before="100"/>
        <w:rPr>
          <w:lang w:val="en-US"/>
        </w:rPr>
      </w:pPr>
      <w:r>
        <w:rPr>
          <w:lang w:val="en-US"/>
        </w:rPr>
        <w:t xml:space="preserve">DC </w:t>
      </w:r>
      <w:r w:rsidR="001643A4" w:rsidRPr="4875FE43">
        <w:rPr>
          <w:lang w:val="en-US"/>
        </w:rPr>
        <w:t>SUN Bucks helps DC families with kids during the summer. The program provides food assistance money when school meals are not available. Some kids are automatically enrolled. Others need to apply. Benefits are issued via an EBT card.</w:t>
      </w:r>
    </w:p>
    <w:p w14:paraId="1A0ED575" w14:textId="77777777" w:rsidR="00F91DA6" w:rsidRDefault="00F91DA6" w:rsidP="006806AA">
      <w:pPr>
        <w:spacing w:before="100"/>
        <w:rPr>
          <w:lang w:val="en-US"/>
        </w:rPr>
      </w:pPr>
    </w:p>
    <w:p w14:paraId="45F2D990" w14:textId="3FCC4D34" w:rsidR="00F91DA6" w:rsidRDefault="00F91DA6" w:rsidP="006806AA">
      <w:pPr>
        <w:spacing w:before="100"/>
        <w:rPr>
          <w:lang w:val="en-US"/>
        </w:rPr>
      </w:pPr>
      <w:r>
        <w:rPr>
          <w:rFonts w:eastAsiaTheme="minorEastAsia" w:cs="Calibri"/>
          <w:spacing w:val="-4"/>
        </w:rPr>
        <w:t xml:space="preserve">DC </w:t>
      </w:r>
      <w:r w:rsidRPr="0089645F">
        <w:rPr>
          <w:rFonts w:eastAsiaTheme="minorEastAsia" w:cs="Calibri"/>
          <w:spacing w:val="-4"/>
        </w:rPr>
        <w:t xml:space="preserve">SUN Bucks can be used </w:t>
      </w:r>
      <w:r>
        <w:rPr>
          <w:rFonts w:eastAsiaTheme="minorEastAsia" w:cs="Calibri"/>
          <w:spacing w:val="-4"/>
        </w:rPr>
        <w:t xml:space="preserve">to </w:t>
      </w:r>
      <w:r w:rsidRPr="0089645F">
        <w:rPr>
          <w:rFonts w:eastAsiaTheme="minorEastAsia" w:cs="Calibri"/>
        </w:rPr>
        <w:t xml:space="preserve">purchase the same foods approved for SNAP, including fruits, vegetables, meat, poultry, fish, dairy products, breads, cereals, snacks and non-alcoholic beverages. SUN Bucks cannot be used for hot foods, pet foods, alcohol, and non-food </w:t>
      </w:r>
      <w:r w:rsidRPr="007D1357">
        <w:rPr>
          <w:rFonts w:eastAsiaTheme="minorEastAsia" w:cs="Calibri"/>
        </w:rPr>
        <w:t>items such as cleaning supplies, personal hygiene items, and medicine.</w:t>
      </w:r>
    </w:p>
    <w:p w14:paraId="5C8B61C7" w14:textId="77777777" w:rsidR="00A57505" w:rsidRDefault="00A57505" w:rsidP="006806AA">
      <w:pPr>
        <w:rPr>
          <w:lang w:val="en-US"/>
        </w:rPr>
      </w:pPr>
    </w:p>
    <w:p w14:paraId="1BFB554A" w14:textId="77777777" w:rsidR="00A57505" w:rsidRDefault="00A57505" w:rsidP="006806AA">
      <w:pPr>
        <w:ind w:right="540"/>
        <w:rPr>
          <w:b/>
          <w:bCs/>
          <w:i/>
          <w:iCs/>
        </w:rPr>
      </w:pPr>
      <w:r w:rsidRPr="4875FE43">
        <w:rPr>
          <w:b/>
          <w:bCs/>
          <w:i/>
          <w:iCs/>
        </w:rPr>
        <w:t>What if I received benefits from another state or from an Indian Tribal Nation?</w:t>
      </w:r>
    </w:p>
    <w:p w14:paraId="1403A66B" w14:textId="77777777" w:rsidR="00A57505" w:rsidRDefault="00A57505" w:rsidP="006806AA">
      <w:pPr>
        <w:ind w:right="540"/>
      </w:pPr>
      <w:r>
        <w:t>A household may not receive more than $120 SUN Bucks per eligible child in 2026 or receive the benefit from more than one State. Your household should only use benefits from the District of Columbia if that is where your student completed the 2025-26 school year. Knowingly using duplicate benefits can result in having the benefits rescinded.</w:t>
      </w:r>
    </w:p>
    <w:p w14:paraId="6B1402A0" w14:textId="77777777" w:rsidR="00A57505" w:rsidRDefault="00A57505" w:rsidP="006806AA">
      <w:pPr>
        <w:ind w:right="540"/>
        <w:rPr>
          <w:b/>
          <w:bCs/>
          <w:i/>
          <w:iCs/>
        </w:rPr>
      </w:pPr>
    </w:p>
    <w:p w14:paraId="79B5B752" w14:textId="11F439E7" w:rsidR="00A57505" w:rsidRDefault="00A57505" w:rsidP="006806AA">
      <w:pPr>
        <w:ind w:right="540"/>
        <w:rPr>
          <w:b/>
          <w:bCs/>
          <w:i/>
          <w:iCs/>
        </w:rPr>
      </w:pPr>
      <w:r w:rsidRPr="4875FE43">
        <w:rPr>
          <w:b/>
          <w:bCs/>
          <w:i/>
          <w:iCs/>
        </w:rPr>
        <w:t xml:space="preserve">Can I decline receiving </w:t>
      </w:r>
      <w:r w:rsidR="00A5661C">
        <w:rPr>
          <w:b/>
          <w:bCs/>
          <w:i/>
          <w:iCs/>
        </w:rPr>
        <w:t xml:space="preserve">DC </w:t>
      </w:r>
      <w:r w:rsidRPr="4875FE43">
        <w:rPr>
          <w:b/>
          <w:bCs/>
          <w:i/>
          <w:iCs/>
        </w:rPr>
        <w:t>SUN Bucks benefits?</w:t>
      </w:r>
    </w:p>
    <w:p w14:paraId="4B46C717" w14:textId="04F78B86" w:rsidR="00A57505" w:rsidRDefault="00A57505" w:rsidP="006806AA">
      <w:pPr>
        <w:widowControl w:val="0"/>
        <w:ind w:right="540"/>
        <w:rPr>
          <w:lang w:val="en-US"/>
        </w:rPr>
      </w:pPr>
      <w:r w:rsidRPr="4875FE43">
        <w:rPr>
          <w:lang w:val="en-US"/>
        </w:rPr>
        <w:t xml:space="preserve">If you think you received benefits by mistake or want to opt out, please reach out to the DC SUN Bucks Call Center at </w:t>
      </w:r>
      <w:r w:rsidR="00EE6002" w:rsidRPr="4875FE43">
        <w:rPr>
          <w:lang w:val="en-US"/>
        </w:rPr>
        <w:t>(844) 811-SEBT(7328), TTY</w:t>
      </w:r>
      <w:r w:rsidR="00471055">
        <w:rPr>
          <w:lang w:val="en-US"/>
        </w:rPr>
        <w:t>/TDD</w:t>
      </w:r>
      <w:r w:rsidR="00EE6002" w:rsidRPr="4875FE43">
        <w:rPr>
          <w:lang w:val="en-US"/>
        </w:rPr>
        <w:t xml:space="preserve"> 711</w:t>
      </w:r>
      <w:r w:rsidRPr="4875FE43">
        <w:rPr>
          <w:lang w:val="en-US"/>
        </w:rPr>
        <w:t xml:space="preserve">. </w:t>
      </w:r>
    </w:p>
    <w:p w14:paraId="795194F8" w14:textId="77777777" w:rsidR="00A57505" w:rsidRDefault="00A57505" w:rsidP="006806AA">
      <w:pPr>
        <w:rPr>
          <w:lang w:val="en-US"/>
        </w:rPr>
      </w:pPr>
    </w:p>
    <w:p w14:paraId="5613892A" w14:textId="77777777" w:rsidR="002A770D" w:rsidRDefault="002A770D" w:rsidP="006806AA">
      <w:pPr>
        <w:ind w:right="540"/>
        <w:rPr>
          <w:b/>
          <w:bCs/>
          <w:i/>
          <w:iCs/>
          <w:lang w:val="en-US"/>
        </w:rPr>
      </w:pPr>
      <w:r w:rsidRPr="4875FE43">
        <w:rPr>
          <w:b/>
          <w:bCs/>
          <w:i/>
          <w:iCs/>
          <w:lang w:val="en-US"/>
        </w:rPr>
        <w:t xml:space="preserve">Want to update or view important info regarding your DC SUN Bucks benefits? </w:t>
      </w:r>
    </w:p>
    <w:p w14:paraId="0BEB9A66" w14:textId="67E3C240" w:rsidR="002A770D" w:rsidRPr="002A770D" w:rsidRDefault="002A770D" w:rsidP="006806AA">
      <w:pPr>
        <w:ind w:right="540"/>
        <w:rPr>
          <w:b/>
          <w:bCs/>
          <w:i/>
          <w:iCs/>
          <w:lang w:val="en-US"/>
          <w:rPrChange w:id="14" w:author="" w16du:dateUtc="2026-03-16T03:19:00Z">
            <w:rPr>
              <w:lang w:val="en-US"/>
            </w:rPr>
          </w:rPrChange>
        </w:rPr>
      </w:pPr>
      <w:r w:rsidRPr="4875FE43">
        <w:rPr>
          <w:lang w:val="en-US"/>
        </w:rPr>
        <w:t xml:space="preserve">Login to the DC SUN Bucks portal to manage your student’s account and view important information at </w:t>
      </w:r>
      <w:r w:rsidRPr="4875FE43">
        <w:rPr>
          <w:u w:val="single"/>
          <w:lang w:val="en-US"/>
        </w:rPr>
        <w:t>sunbucks.dc.gov</w:t>
      </w:r>
      <w:r w:rsidRPr="4875FE43">
        <w:rPr>
          <w:lang w:val="en-US"/>
        </w:rPr>
        <w:t xml:space="preserve">. </w:t>
      </w:r>
    </w:p>
    <w:p w14:paraId="64798982" w14:textId="77777777" w:rsidR="008103CC" w:rsidRDefault="008103CC" w:rsidP="006806AA"/>
    <w:p w14:paraId="661FB2CB" w14:textId="5D0A6A20" w:rsidR="009501FC" w:rsidRDefault="001643A4" w:rsidP="006806AA">
      <w:pPr>
        <w:rPr>
          <w:b/>
          <w:bCs/>
          <w:i/>
          <w:iCs/>
          <w:lang w:val="en-US"/>
        </w:rPr>
      </w:pPr>
      <w:r w:rsidRPr="4875FE43">
        <w:rPr>
          <w:b/>
          <w:bCs/>
          <w:i/>
          <w:iCs/>
          <w:lang w:val="en-US"/>
        </w:rPr>
        <w:t xml:space="preserve">What other food assistance is available to my </w:t>
      </w:r>
      <w:r w:rsidR="00997456" w:rsidRPr="4875FE43">
        <w:rPr>
          <w:b/>
          <w:bCs/>
          <w:i/>
          <w:iCs/>
          <w:lang w:val="en-US"/>
        </w:rPr>
        <w:t xml:space="preserve">student </w:t>
      </w:r>
      <w:r w:rsidRPr="4875FE43">
        <w:rPr>
          <w:b/>
          <w:bCs/>
          <w:i/>
          <w:iCs/>
          <w:lang w:val="en-US"/>
        </w:rPr>
        <w:t>during the summer?</w:t>
      </w:r>
    </w:p>
    <w:p w14:paraId="1A9EEEB7" w14:textId="77777777" w:rsidR="00F371C3" w:rsidRDefault="00F371C3" w:rsidP="006806AA">
      <w:pPr>
        <w:ind w:right="540"/>
      </w:pPr>
      <w:r>
        <w:t xml:space="preserve">Children 18 and under can eat for free at DC Youth Meal sites. To find a location, text "summer meals" to 914-342-7744 or visit </w:t>
      </w:r>
      <w:hyperlink r:id="rId19">
        <w:r w:rsidRPr="4875FE43">
          <w:rPr>
            <w:u w:val="single"/>
          </w:rPr>
          <w:t>osse.dc.gov/dcyouthmeals</w:t>
        </w:r>
      </w:hyperlink>
      <w:r>
        <w:t xml:space="preserve">. For other food resources, check </w:t>
      </w:r>
      <w:hyperlink r:id="rId20">
        <w:r w:rsidRPr="4875FE43">
          <w:rPr>
            <w:u w:val="single"/>
          </w:rPr>
          <w:t>linkudmv.org</w:t>
        </w:r>
      </w:hyperlink>
      <w:r>
        <w:t>.</w:t>
      </w:r>
    </w:p>
    <w:p w14:paraId="02EB378F" w14:textId="19A9CB64" w:rsidR="009501FC" w:rsidRDefault="009501FC" w:rsidP="006806AA">
      <w:pPr>
        <w:widowControl w:val="0"/>
        <w:spacing w:before="100" w:line="240" w:lineRule="auto"/>
        <w:rPr>
          <w:lang w:val="en-US"/>
        </w:rPr>
      </w:pPr>
    </w:p>
    <w:p w14:paraId="6A05A809" w14:textId="77777777" w:rsidR="009501FC" w:rsidRDefault="009501FC" w:rsidP="006806AA">
      <w:pPr>
        <w:widowControl w:val="0"/>
        <w:spacing w:line="240" w:lineRule="auto"/>
        <w:ind w:right="582"/>
        <w:rPr>
          <w:b/>
          <w:bCs/>
          <w:sz w:val="21"/>
          <w:szCs w:val="21"/>
        </w:rPr>
      </w:pPr>
    </w:p>
    <w:p w14:paraId="5A39BBE3" w14:textId="77777777" w:rsidR="009501FC" w:rsidRDefault="009501FC" w:rsidP="006806AA">
      <w:pPr>
        <w:widowControl w:val="0"/>
        <w:spacing w:line="240" w:lineRule="auto"/>
        <w:ind w:right="582"/>
        <w:jc w:val="center"/>
        <w:rPr>
          <w:b/>
          <w:bCs/>
          <w:sz w:val="21"/>
          <w:szCs w:val="21"/>
        </w:rPr>
      </w:pPr>
    </w:p>
    <w:tbl>
      <w:tblPr>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501FC" w14:paraId="45816A15" w14:textId="77777777" w:rsidTr="00BB069F">
        <w:trPr>
          <w:trHeight w:val="2133"/>
          <w:jc w:val="center"/>
        </w:trPr>
        <w:tc>
          <w:tcPr>
            <w:tcW w:w="9075" w:type="dxa"/>
            <w:tcBorders>
              <w:top w:val="single" w:sz="8" w:space="0" w:color="FFFFFF" w:themeColor="background1"/>
              <w:left w:val="single" w:sz="8" w:space="0" w:color="FFFFFF" w:themeColor="background1"/>
              <w:bottom w:val="single" w:sz="8" w:space="0" w:color="FFFFFF" w:themeColor="background1"/>
              <w:right w:val="single" w:sz="48" w:space="0" w:color="FFFFFF" w:themeColor="background1"/>
            </w:tcBorders>
            <w:shd w:val="clear" w:color="auto" w:fill="D9D9D9" w:themeFill="background1" w:themeFillShade="D9"/>
            <w:tcMar>
              <w:top w:w="100" w:type="dxa"/>
              <w:left w:w="100" w:type="dxa"/>
              <w:bottom w:w="100" w:type="dxa"/>
              <w:right w:w="100" w:type="dxa"/>
            </w:tcMar>
          </w:tcPr>
          <w:p w14:paraId="160C00E1" w14:textId="77777777" w:rsidR="009501FC" w:rsidRDefault="001643A4">
            <w:pPr>
              <w:widowControl w:val="0"/>
              <w:spacing w:after="240" w:line="240" w:lineRule="auto"/>
              <w:ind w:right="181"/>
              <w:rPr>
                <w:sz w:val="24"/>
                <w:szCs w:val="24"/>
              </w:rPr>
            </w:pPr>
            <w:r>
              <w:rPr>
                <w:b/>
                <w:bCs/>
                <w:sz w:val="24"/>
                <w:szCs w:val="24"/>
              </w:rPr>
              <w:t xml:space="preserve">   </w:t>
            </w:r>
            <w:r>
              <w:rPr>
                <w:b/>
                <w:bCs/>
                <w:sz w:val="30"/>
                <w:szCs w:val="30"/>
              </w:rPr>
              <w:t>More Questions?</w:t>
            </w:r>
            <w:r>
              <w:rPr>
                <w:sz w:val="24"/>
                <w:szCs w:val="24"/>
              </w:rPr>
              <w:t xml:space="preserve"> </w:t>
            </w:r>
          </w:p>
          <w:p w14:paraId="06588645" w14:textId="77777777" w:rsidR="009501FC" w:rsidRDefault="001643A4">
            <w:pPr>
              <w:widowControl w:val="0"/>
              <w:spacing w:after="240" w:line="240" w:lineRule="auto"/>
              <w:ind w:right="181"/>
              <w:rPr>
                <w:b/>
                <w:bCs/>
                <w:sz w:val="19"/>
                <w:szCs w:val="19"/>
              </w:rPr>
            </w:pPr>
            <w:r>
              <w:rPr>
                <w:sz w:val="24"/>
                <w:szCs w:val="24"/>
              </w:rPr>
              <w:t xml:space="preserve">   </w:t>
            </w:r>
            <w:r>
              <w:rPr>
                <w:b/>
                <w:bCs/>
              </w:rPr>
              <w:t>Want to opt-in to receive email and SMS communications about your benefits?</w:t>
            </w:r>
            <w:r>
              <w:t xml:space="preserve"> </w:t>
            </w:r>
          </w:p>
          <w:p w14:paraId="0DBD6FBD" w14:textId="25602365" w:rsidR="009501FC" w:rsidRDefault="001643A4">
            <w:pPr>
              <w:widowControl w:val="0"/>
              <w:spacing w:after="240" w:line="240" w:lineRule="auto"/>
              <w:ind w:right="181"/>
              <w:rPr>
                <w:b/>
                <w:bCs/>
                <w:sz w:val="21"/>
                <w:szCs w:val="21"/>
              </w:rPr>
            </w:pPr>
            <w:r w:rsidRPr="4875FE43">
              <w:rPr>
                <w:sz w:val="21"/>
                <w:szCs w:val="21"/>
              </w:rPr>
              <w:t xml:space="preserve">   🛜 </w:t>
            </w:r>
            <w:r w:rsidRPr="4875FE43">
              <w:rPr>
                <w:b/>
                <w:bCs/>
                <w:sz w:val="21"/>
                <w:szCs w:val="21"/>
              </w:rPr>
              <w:t xml:space="preserve">Log </w:t>
            </w:r>
            <w:r w:rsidR="00236F3B" w:rsidRPr="4875FE43">
              <w:rPr>
                <w:b/>
                <w:bCs/>
                <w:sz w:val="21"/>
                <w:szCs w:val="21"/>
              </w:rPr>
              <w:t xml:space="preserve">in </w:t>
            </w:r>
            <w:r w:rsidR="00583A4F">
              <w:rPr>
                <w:b/>
                <w:bCs/>
                <w:sz w:val="21"/>
                <w:szCs w:val="21"/>
              </w:rPr>
              <w:t xml:space="preserve">to the DC SUN Bucks </w:t>
            </w:r>
            <w:r w:rsidR="00583A4F" w:rsidRPr="74808CED">
              <w:rPr>
                <w:b/>
                <w:bCs/>
                <w:sz w:val="21"/>
                <w:szCs w:val="21"/>
              </w:rPr>
              <w:t>portal</w:t>
            </w:r>
            <w:r w:rsidR="00583A4F">
              <w:rPr>
                <w:b/>
                <w:bCs/>
                <w:sz w:val="21"/>
                <w:szCs w:val="21"/>
              </w:rPr>
              <w:t>:</w:t>
            </w:r>
            <w:r w:rsidR="00583A4F">
              <w:rPr>
                <w:sz w:val="21"/>
                <w:szCs w:val="21"/>
              </w:rPr>
              <w:t xml:space="preserve"> </w:t>
            </w:r>
            <w:hyperlink r:id="rId21">
              <w:r w:rsidRPr="4875FE43">
                <w:rPr>
                  <w:color w:val="1155CC"/>
                  <w:sz w:val="21"/>
                  <w:szCs w:val="21"/>
                  <w:u w:val="single"/>
                </w:rPr>
                <w:t>sunbucks.dc.gov</w:t>
              </w:r>
            </w:hyperlink>
            <w:r w:rsidRPr="4875FE43">
              <w:rPr>
                <w:sz w:val="21"/>
                <w:szCs w:val="21"/>
              </w:rPr>
              <w:t xml:space="preserve"> </w:t>
            </w:r>
          </w:p>
          <w:p w14:paraId="04CA98B8" w14:textId="52537E32" w:rsidR="009501FC" w:rsidRDefault="001643A4" w:rsidP="4875FE43">
            <w:pPr>
              <w:widowControl w:val="0"/>
              <w:spacing w:line="240" w:lineRule="auto"/>
              <w:ind w:right="181"/>
              <w:rPr>
                <w:b/>
                <w:bCs/>
                <w:sz w:val="21"/>
                <w:szCs w:val="21"/>
                <w:lang w:val="en-US"/>
              </w:rPr>
            </w:pPr>
            <w:r w:rsidRPr="4875FE43">
              <w:rPr>
                <w:sz w:val="21"/>
                <w:szCs w:val="21"/>
                <w:lang w:val="en-US"/>
              </w:rPr>
              <w:t xml:space="preserve">   📞 </w:t>
            </w:r>
            <w:r w:rsidRPr="4875FE43">
              <w:rPr>
                <w:b/>
                <w:bCs/>
                <w:sz w:val="21"/>
                <w:szCs w:val="21"/>
                <w:lang w:val="en-US"/>
              </w:rPr>
              <w:t>Call:</w:t>
            </w:r>
            <w:r w:rsidRPr="4875FE43">
              <w:rPr>
                <w:sz w:val="21"/>
                <w:szCs w:val="21"/>
                <w:lang w:val="en-US"/>
              </w:rPr>
              <w:t xml:space="preserve"> </w:t>
            </w:r>
            <w:r w:rsidR="00EE6002" w:rsidRPr="00496929">
              <w:rPr>
                <w:sz w:val="20"/>
                <w:szCs w:val="20"/>
                <w:lang w:val="en-US"/>
              </w:rPr>
              <w:t>(844) 811-SEBT(7328), TTY</w:t>
            </w:r>
            <w:r w:rsidR="00471055">
              <w:rPr>
                <w:sz w:val="20"/>
                <w:szCs w:val="20"/>
                <w:lang w:val="en-US"/>
              </w:rPr>
              <w:t>/TDD</w:t>
            </w:r>
            <w:r w:rsidR="00EE6002" w:rsidRPr="00496929">
              <w:rPr>
                <w:sz w:val="20"/>
                <w:szCs w:val="20"/>
                <w:lang w:val="en-US"/>
              </w:rPr>
              <w:t xml:space="preserve"> 711</w:t>
            </w:r>
            <w:r w:rsidR="003C4438" w:rsidRPr="00496929">
              <w:rPr>
                <w:sz w:val="20"/>
                <w:szCs w:val="20"/>
                <w:lang w:val="en-US"/>
              </w:rPr>
              <w:t>,</w:t>
            </w:r>
            <w:r w:rsidR="00B54284" w:rsidRPr="00496929">
              <w:rPr>
                <w:sz w:val="20"/>
                <w:szCs w:val="20"/>
                <w:lang w:val="en-US"/>
              </w:rPr>
              <w:t xml:space="preserve"> Monday through Friday </w:t>
            </w:r>
            <w:r w:rsidR="007C47E1" w:rsidRPr="00C41DCD">
              <w:rPr>
                <w:sz w:val="20"/>
                <w:szCs w:val="20"/>
                <w:lang w:val="en-US"/>
              </w:rPr>
              <w:t>7:30</w:t>
            </w:r>
            <w:r w:rsidR="007C47E1">
              <w:rPr>
                <w:sz w:val="20"/>
                <w:szCs w:val="20"/>
                <w:lang w:val="en-US"/>
              </w:rPr>
              <w:t xml:space="preserve"> </w:t>
            </w:r>
            <w:r w:rsidR="007C47E1" w:rsidRPr="00C41DCD">
              <w:rPr>
                <w:sz w:val="20"/>
                <w:szCs w:val="20"/>
                <w:lang w:val="en-US"/>
              </w:rPr>
              <w:t>AM to 4:45</w:t>
            </w:r>
            <w:r w:rsidR="007C47E1">
              <w:rPr>
                <w:sz w:val="20"/>
                <w:szCs w:val="20"/>
                <w:lang w:val="en-US"/>
              </w:rPr>
              <w:t xml:space="preserve"> </w:t>
            </w:r>
            <w:r w:rsidR="007C47E1" w:rsidRPr="00C41DCD">
              <w:rPr>
                <w:sz w:val="20"/>
                <w:szCs w:val="20"/>
                <w:lang w:val="en-US"/>
              </w:rPr>
              <w:t>PM</w:t>
            </w:r>
          </w:p>
        </w:tc>
      </w:tr>
    </w:tbl>
    <w:p w14:paraId="41C8F396" w14:textId="77777777" w:rsidR="009501FC" w:rsidRDefault="009501FC" w:rsidP="006806AA">
      <w:pPr>
        <w:spacing w:before="100"/>
        <w:rPr>
          <w:sz w:val="21"/>
          <w:szCs w:val="21"/>
        </w:rPr>
      </w:pPr>
    </w:p>
    <w:p w14:paraId="72A3D3EC" w14:textId="77777777" w:rsidR="009501FC" w:rsidRDefault="009501FC" w:rsidP="006806AA">
      <w:pPr>
        <w:spacing w:before="100"/>
        <w:rPr>
          <w:sz w:val="21"/>
          <w:szCs w:val="21"/>
        </w:rPr>
      </w:pPr>
    </w:p>
    <w:p w14:paraId="2EA3E829" w14:textId="0E648499" w:rsidR="474B7323" w:rsidRDefault="474B7323" w:rsidP="006806AA">
      <w:pPr>
        <w:spacing w:before="100"/>
        <w:rPr>
          <w:color w:val="000000" w:themeColor="text1"/>
          <w:sz w:val="21"/>
          <w:szCs w:val="21"/>
        </w:rPr>
      </w:pPr>
      <w:r w:rsidRPr="0F12ECCE">
        <w:rPr>
          <w:color w:val="000000" w:themeColor="text1"/>
          <w:sz w:val="21"/>
          <w:szCs w:val="21"/>
        </w:rPr>
        <w:t xml:space="preserve">Regards, </w:t>
      </w:r>
    </w:p>
    <w:p w14:paraId="2928D682" w14:textId="7E421BB8" w:rsidR="474B7323" w:rsidRDefault="474B7323" w:rsidP="006806AA">
      <w:pPr>
        <w:spacing w:before="100" w:after="200"/>
        <w:rPr>
          <w:color w:val="000000" w:themeColor="text1"/>
          <w:sz w:val="21"/>
          <w:szCs w:val="21"/>
        </w:rPr>
      </w:pPr>
      <w:r w:rsidRPr="0F12ECCE">
        <w:rPr>
          <w:color w:val="000000" w:themeColor="text1"/>
          <w:sz w:val="21"/>
          <w:szCs w:val="21"/>
        </w:rPr>
        <w:lastRenderedPageBreak/>
        <w:t>DC SUN Bucks Program</w:t>
      </w:r>
    </w:p>
    <w:p w14:paraId="08D54DC1" w14:textId="7A3E0B64" w:rsidR="474B7323" w:rsidRDefault="474B7323" w:rsidP="006806AA">
      <w:pPr>
        <w:spacing w:before="100" w:after="200"/>
        <w:rPr>
          <w:color w:val="000000" w:themeColor="text1"/>
          <w:sz w:val="21"/>
          <w:szCs w:val="21"/>
          <w:lang w:val="en-US"/>
        </w:rPr>
      </w:pPr>
      <w:r w:rsidRPr="0F12ECCE">
        <w:rPr>
          <w:color w:val="000000" w:themeColor="text1"/>
          <w:sz w:val="21"/>
          <w:szCs w:val="21"/>
        </w:rPr>
        <w:t>__</w:t>
      </w:r>
    </w:p>
    <w:p w14:paraId="52B89232" w14:textId="6FE3DEC1" w:rsidR="474B7323" w:rsidRDefault="474B7323" w:rsidP="006806AA">
      <w:pPr>
        <w:widowControl w:val="0"/>
        <w:spacing w:line="240" w:lineRule="auto"/>
        <w:ind w:right="181"/>
        <w:rPr>
          <w:color w:val="000000" w:themeColor="text1"/>
          <w:sz w:val="16"/>
          <w:szCs w:val="16"/>
        </w:rPr>
      </w:pPr>
      <w:r w:rsidRPr="0F12ECCE">
        <w:rPr>
          <w:color w:val="000000" w:themeColor="text1"/>
          <w:sz w:val="16"/>
          <w:szCs w:val="16"/>
        </w:rPr>
        <w:t xml:space="preserve">Portal: </w:t>
      </w:r>
      <w:hyperlink r:id="rId22">
        <w:r w:rsidRPr="0F12ECCE">
          <w:rPr>
            <w:rStyle w:val="Hyperlink"/>
            <w:color w:val="1155CC"/>
            <w:sz w:val="16"/>
            <w:szCs w:val="16"/>
          </w:rPr>
          <w:t>sunbucks.dc.gov</w:t>
        </w:r>
      </w:hyperlink>
      <w:r w:rsidRPr="0F12ECCE">
        <w:rPr>
          <w:color w:val="000000" w:themeColor="text1"/>
          <w:sz w:val="16"/>
          <w:szCs w:val="16"/>
        </w:rPr>
        <w:t xml:space="preserve"> </w:t>
      </w:r>
    </w:p>
    <w:p w14:paraId="00B62256" w14:textId="03765B5E" w:rsidR="474B7323" w:rsidRDefault="474B7323" w:rsidP="006806AA">
      <w:pPr>
        <w:widowControl w:val="0"/>
        <w:spacing w:line="240" w:lineRule="auto"/>
        <w:ind w:right="181"/>
        <w:rPr>
          <w:color w:val="000000" w:themeColor="text1"/>
          <w:sz w:val="16"/>
          <w:szCs w:val="16"/>
          <w:lang w:val="en-US"/>
        </w:rPr>
      </w:pPr>
      <w:r w:rsidRPr="4875FE43">
        <w:rPr>
          <w:color w:val="000000" w:themeColor="text1"/>
          <w:sz w:val="16"/>
          <w:szCs w:val="16"/>
          <w:lang w:val="en-US"/>
        </w:rPr>
        <w:t>Phone:</w:t>
      </w:r>
      <w:r w:rsidR="00EE6002" w:rsidRPr="4875FE43">
        <w:rPr>
          <w:color w:val="000000" w:themeColor="text1"/>
          <w:sz w:val="16"/>
          <w:szCs w:val="16"/>
          <w:lang w:val="en-US"/>
        </w:rPr>
        <w:t xml:space="preserve"> (844) 811-SEBT(7328)</w:t>
      </w:r>
    </w:p>
    <w:p w14:paraId="1B85C155" w14:textId="1A49B69E" w:rsidR="474B7323" w:rsidRDefault="474B7323" w:rsidP="006806AA">
      <w:pPr>
        <w:widowControl w:val="0"/>
        <w:spacing w:after="200" w:line="240" w:lineRule="auto"/>
        <w:ind w:right="181"/>
        <w:rPr>
          <w:color w:val="000000" w:themeColor="text1"/>
          <w:sz w:val="16"/>
          <w:szCs w:val="16"/>
        </w:rPr>
      </w:pPr>
      <w:r w:rsidRPr="4875FE43">
        <w:rPr>
          <w:color w:val="000000" w:themeColor="text1"/>
          <w:sz w:val="16"/>
          <w:szCs w:val="16"/>
        </w:rPr>
        <w:t xml:space="preserve">[TTY/TDD: 711 Monday through </w:t>
      </w:r>
      <w:r w:rsidRPr="004E3211">
        <w:rPr>
          <w:sz w:val="16"/>
          <w:szCs w:val="16"/>
        </w:rPr>
        <w:t xml:space="preserve">Friday </w:t>
      </w:r>
      <w:r w:rsidR="004E3211" w:rsidRPr="004E3211">
        <w:rPr>
          <w:sz w:val="16"/>
          <w:szCs w:val="16"/>
        </w:rPr>
        <w:t xml:space="preserve">7:30 </w:t>
      </w:r>
      <w:r w:rsidRPr="004E3211">
        <w:rPr>
          <w:sz w:val="16"/>
          <w:szCs w:val="16"/>
        </w:rPr>
        <w:t>AM to 4</w:t>
      </w:r>
      <w:r w:rsidR="004E3211" w:rsidRPr="004E3211">
        <w:rPr>
          <w:sz w:val="16"/>
          <w:szCs w:val="16"/>
        </w:rPr>
        <w:t xml:space="preserve">:45 </w:t>
      </w:r>
      <w:r w:rsidRPr="004E3211">
        <w:rPr>
          <w:sz w:val="16"/>
          <w:szCs w:val="16"/>
        </w:rPr>
        <w:t>PM]</w:t>
      </w:r>
    </w:p>
    <w:p w14:paraId="5C246DE6" w14:textId="7606E398" w:rsidR="474B7323" w:rsidRDefault="474B7323" w:rsidP="006806AA">
      <w:pPr>
        <w:widowControl w:val="0"/>
        <w:spacing w:line="240" w:lineRule="auto"/>
        <w:rPr>
          <w:color w:val="000000" w:themeColor="text1"/>
          <w:sz w:val="16"/>
          <w:szCs w:val="16"/>
        </w:rPr>
      </w:pPr>
      <w:r w:rsidRPr="0F12ECCE">
        <w:rPr>
          <w:color w:val="000000" w:themeColor="text1"/>
          <w:sz w:val="16"/>
          <w:szCs w:val="16"/>
        </w:rPr>
        <w:t>DC SUN Bucks Program</w:t>
      </w:r>
    </w:p>
    <w:p w14:paraId="63A14FB5" w14:textId="1C316061" w:rsidR="474B7323" w:rsidRDefault="474B7323" w:rsidP="006806AA">
      <w:pPr>
        <w:widowControl w:val="0"/>
        <w:spacing w:line="240" w:lineRule="auto"/>
        <w:rPr>
          <w:color w:val="000000" w:themeColor="text1"/>
          <w:sz w:val="16"/>
          <w:szCs w:val="16"/>
        </w:rPr>
      </w:pPr>
      <w:r w:rsidRPr="0F12ECCE">
        <w:rPr>
          <w:color w:val="000000" w:themeColor="text1"/>
          <w:sz w:val="16"/>
          <w:szCs w:val="16"/>
        </w:rPr>
        <w:t>P.O. Box 90060</w:t>
      </w:r>
    </w:p>
    <w:p w14:paraId="78EE36D9" w14:textId="240FD335" w:rsidR="474B7323" w:rsidRDefault="474B7323" w:rsidP="006806AA">
      <w:pPr>
        <w:widowControl w:val="0"/>
        <w:spacing w:after="200" w:line="240" w:lineRule="auto"/>
        <w:rPr>
          <w:color w:val="000000" w:themeColor="text1"/>
          <w:sz w:val="16"/>
          <w:szCs w:val="16"/>
        </w:rPr>
      </w:pPr>
      <w:r w:rsidRPr="0F12ECCE">
        <w:rPr>
          <w:color w:val="000000" w:themeColor="text1"/>
          <w:sz w:val="16"/>
          <w:szCs w:val="16"/>
        </w:rPr>
        <w:t>Washington, DC 20002</w:t>
      </w:r>
    </w:p>
    <w:p w14:paraId="7604379D" w14:textId="05724333" w:rsidR="474B7323" w:rsidRDefault="474B7323" w:rsidP="006806AA">
      <w:pPr>
        <w:spacing w:before="100" w:after="200"/>
        <w:rPr>
          <w:color w:val="000000" w:themeColor="text1"/>
          <w:sz w:val="21"/>
          <w:szCs w:val="21"/>
        </w:rPr>
      </w:pPr>
      <w:r>
        <w:rPr>
          <w:noProof/>
        </w:rPr>
        <w:drawing>
          <wp:inline distT="0" distB="0" distL="0" distR="0" wp14:anchorId="3440F7D0" wp14:editId="28F5F363">
            <wp:extent cx="1857375" cy="819150"/>
            <wp:effectExtent l="0" t="0" r="0" b="0"/>
            <wp:docPr id="354112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4">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4AF6864C" w14:textId="68E7E3BE" w:rsidR="474B7323" w:rsidRDefault="474B7323" w:rsidP="006806AA">
      <w:pPr>
        <w:rPr>
          <w:color w:val="000000" w:themeColor="text1"/>
        </w:rPr>
      </w:pPr>
      <w:r w:rsidRPr="0F12ECCE">
        <w:rPr>
          <w:color w:val="000000" w:themeColor="text1"/>
        </w:rPr>
        <w:t>_________________________________________________________________________</w:t>
      </w:r>
      <w:r>
        <w:rPr>
          <w:noProof/>
        </w:rPr>
        <w:drawing>
          <wp:inline distT="0" distB="0" distL="0" distR="0" wp14:anchorId="5915D616" wp14:editId="61FDE091">
            <wp:extent cx="9525" cy="9525"/>
            <wp:effectExtent l="0" t="0" r="0" b="0"/>
            <wp:docPr id="1087039067"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9067" name=""/>
                    <pic:cNvPicPr/>
                  </pic:nvPicPr>
                  <pic:blipFill>
                    <a:blip r:embed="rId23">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14:paraId="08D7A4CF" w14:textId="51F75070" w:rsidR="0F12ECCE" w:rsidRDefault="0F12ECCE" w:rsidP="006806AA">
      <w:pPr>
        <w:widowControl w:val="0"/>
        <w:spacing w:after="200" w:line="240" w:lineRule="auto"/>
        <w:rPr>
          <w:sz w:val="16"/>
          <w:szCs w:val="16"/>
        </w:rPr>
      </w:pPr>
    </w:p>
    <w:p w14:paraId="68CDD647" w14:textId="5A759E1A" w:rsidR="009501FC" w:rsidRDefault="00A46367" w:rsidP="006806AA">
      <w:pPr>
        <w:rPr>
          <w:i/>
          <w:iCs/>
          <w:sz w:val="20"/>
          <w:szCs w:val="20"/>
          <w:lang w:val="en-US"/>
        </w:rPr>
      </w:pPr>
      <w:r>
        <w:pict w14:anchorId="1D422B28">
          <v:rect id="_x0000_i1025" style="width:0;height:1.5pt" o:hralign="center" o:hrstd="t" o:hr="t" fillcolor="#a0a0a0" stroked="f"/>
        </w:pict>
      </w:r>
      <w:r w:rsidR="001643A4" w:rsidRPr="10DF35AF">
        <w:rPr>
          <w:i/>
          <w:iCs/>
          <w:sz w:val="20"/>
          <w:szCs w:val="20"/>
          <w:lang w:val="en-US"/>
        </w:rPr>
        <w:t xml:space="preserve">Please do NOT reply to this automated message, any response will NOT be </w:t>
      </w:r>
      <w:r w:rsidR="001643A4" w:rsidRPr="10DF35AF">
        <w:rPr>
          <w:i/>
          <w:iCs/>
          <w:sz w:val="20"/>
          <w:szCs w:val="20"/>
          <w:u w:val="single"/>
          <w:lang w:val="en-US"/>
        </w:rPr>
        <w:t>read</w:t>
      </w:r>
      <w:r w:rsidR="001643A4" w:rsidRPr="10DF35AF">
        <w:rPr>
          <w:i/>
          <w:iCs/>
          <w:sz w:val="20"/>
          <w:szCs w:val="20"/>
          <w:lang w:val="en-US"/>
        </w:rPr>
        <w:t xml:space="preserve"> and you will NOT receive a response.</w:t>
      </w:r>
    </w:p>
    <w:p w14:paraId="75A1E566" w14:textId="1DEFAAD5" w:rsidR="009501FC" w:rsidRDefault="001643A4" w:rsidP="006806AA">
      <w:pPr>
        <w:spacing w:before="220" w:after="220"/>
        <w:rPr>
          <w:color w:val="1155CC"/>
          <w:sz w:val="20"/>
          <w:szCs w:val="20"/>
          <w:u w:val="single"/>
        </w:rPr>
      </w:pPr>
      <w:r>
        <w:rPr>
          <w:sz w:val="20"/>
          <w:szCs w:val="20"/>
        </w:rPr>
        <w:t xml:space="preserve">If you need help understanding this notice, please visit </w:t>
      </w:r>
      <w:hyperlink r:id="rId24">
        <w:r>
          <w:rPr>
            <w:color w:val="1155CC"/>
            <w:sz w:val="20"/>
            <w:szCs w:val="20"/>
            <w:u w:val="single"/>
          </w:rPr>
          <w:t>sunbucks.dc.gov</w:t>
        </w:r>
      </w:hyperlink>
      <w:r>
        <w:rPr>
          <w:rFonts w:ascii="Nyala" w:eastAsia="Nyala" w:hAnsi="Nyala" w:cs="Nyala"/>
          <w:sz w:val="20"/>
          <w:szCs w:val="20"/>
        </w:rPr>
        <w:t>.</w:t>
      </w:r>
      <w:r>
        <w:rPr>
          <w:rFonts w:ascii="Nyala" w:eastAsia="Nyala" w:hAnsi="Nyala" w:cs="Nyala"/>
          <w:sz w:val="20"/>
          <w:szCs w:val="20"/>
        </w:rPr>
        <w:br/>
        <w:t xml:space="preserve">ይህንን ማሳወቂያ ለመረዳት እገዛ ካስፈለግዎ እባክዎ </w:t>
      </w:r>
      <w:hyperlink r:id="rId25">
        <w:r>
          <w:rPr>
            <w:color w:val="1155CC"/>
            <w:sz w:val="20"/>
            <w:szCs w:val="20"/>
            <w:u w:val="single"/>
          </w:rPr>
          <w:t>sunbucks.dc.gov</w:t>
        </w:r>
      </w:hyperlink>
      <w:r w:rsidR="00C31F40">
        <w:t xml:space="preserve"> </w:t>
      </w:r>
      <w:r>
        <w:rPr>
          <w:rFonts w:ascii="Nyala" w:eastAsia="Nyala" w:hAnsi="Nyala" w:cs="Nyala"/>
          <w:sz w:val="20"/>
          <w:szCs w:val="20"/>
        </w:rPr>
        <w:t>ይጎብኙ</w:t>
      </w:r>
      <w:r>
        <w:rPr>
          <w:rFonts w:ascii="Nyala" w:eastAsia="Nyala" w:hAnsi="Nyala" w:cs="Nyala"/>
          <w:sz w:val="20"/>
          <w:szCs w:val="20"/>
        </w:rPr>
        <w:br/>
        <w:t xml:space="preserve">Si necesita ayuda para entender este aviso, por favor visite </w:t>
      </w:r>
      <w:hyperlink r:id="rId26">
        <w:r>
          <w:rPr>
            <w:color w:val="1155CC"/>
            <w:sz w:val="20"/>
            <w:szCs w:val="20"/>
            <w:u w:val="single"/>
          </w:rPr>
          <w:t>sunbucks.dc.gov</w:t>
        </w:r>
        <w:r>
          <w:rPr>
            <w:color w:val="1155CC"/>
            <w:sz w:val="20"/>
            <w:szCs w:val="20"/>
            <w:u w:val="single"/>
          </w:rPr>
          <w:br/>
        </w:r>
      </w:hyperlink>
      <w:r>
        <w:rPr>
          <w:sz w:val="20"/>
          <w:szCs w:val="20"/>
        </w:rPr>
        <w:t xml:space="preserve">Si vous avez besoin d’aide pour comprendre cet avis, veuillez consulter le site </w:t>
      </w:r>
      <w:hyperlink r:id="rId27">
        <w:r>
          <w:rPr>
            <w:color w:val="1155CC"/>
            <w:sz w:val="20"/>
            <w:szCs w:val="20"/>
            <w:u w:val="single"/>
          </w:rPr>
          <w:t>sunbucks.dc.gov</w:t>
        </w:r>
        <w:r>
          <w:rPr>
            <w:color w:val="1155CC"/>
            <w:sz w:val="20"/>
            <w:szCs w:val="20"/>
            <w:u w:val="single"/>
          </w:rPr>
          <w:br/>
        </w:r>
      </w:hyperlink>
      <w:r>
        <w:rPr>
          <w:rFonts w:ascii="Arial Unicode MS" w:eastAsia="Arial Unicode MS" w:hAnsi="Arial Unicode MS" w:cs="Arial Unicode MS"/>
          <w:sz w:val="20"/>
          <w:szCs w:val="20"/>
        </w:rPr>
        <w:t xml:space="preserve">본 통지를 이해하는 데 도움이 필요하시면 </w:t>
      </w:r>
      <w:hyperlink r:id="rId28">
        <w:r>
          <w:rPr>
            <w:color w:val="1155CC"/>
            <w:sz w:val="20"/>
            <w:szCs w:val="20"/>
            <w:u w:val="single"/>
          </w:rPr>
          <w:t>sunbucks.dc.gov</w:t>
        </w:r>
      </w:hyperlink>
      <w:r>
        <w:rPr>
          <w:rFonts w:ascii="Arial Unicode MS" w:eastAsia="Arial Unicode MS" w:hAnsi="Arial Unicode MS" w:cs="Arial Unicode MS"/>
          <w:sz w:val="20"/>
          <w:szCs w:val="20"/>
        </w:rPr>
        <w:t>를 방문하시기 바랍니다.</w:t>
      </w:r>
      <w:r>
        <w:rPr>
          <w:rFonts w:ascii="Arial Unicode MS" w:eastAsia="Arial Unicode MS" w:hAnsi="Arial Unicode MS" w:cs="Arial Unicode MS"/>
          <w:sz w:val="20"/>
          <w:szCs w:val="20"/>
        </w:rPr>
        <w:br/>
        <w:t xml:space="preserve">如果您需要帮助理解本通知内容，请访问 </w:t>
      </w:r>
      <w:hyperlink r:id="rId29">
        <w:r>
          <w:rPr>
            <w:color w:val="1155CC"/>
            <w:sz w:val="20"/>
            <w:szCs w:val="20"/>
            <w:u w:val="single"/>
          </w:rPr>
          <w:t>sunbucks.dc.gov</w:t>
        </w:r>
        <w:r>
          <w:rPr>
            <w:color w:val="1155CC"/>
            <w:sz w:val="20"/>
            <w:szCs w:val="20"/>
            <w:u w:val="single"/>
          </w:rPr>
          <w:br/>
        </w:r>
      </w:hyperlink>
      <w:r>
        <w:rPr>
          <w:sz w:val="20"/>
          <w:szCs w:val="20"/>
        </w:rPr>
        <w:t xml:space="preserve">Nếu quý vị cần được trợ giúp để hiểu thông báo này, vui lòng truy cập </w:t>
      </w:r>
      <w:hyperlink r:id="rId30">
        <w:r>
          <w:rPr>
            <w:color w:val="1155CC"/>
            <w:sz w:val="20"/>
            <w:szCs w:val="20"/>
            <w:u w:val="single"/>
          </w:rPr>
          <w:t>sunbucks.dc.gov</w:t>
        </w:r>
      </w:hyperlink>
    </w:p>
    <w:p w14:paraId="0E27B00A" w14:textId="77777777" w:rsidR="009501FC" w:rsidRDefault="009501FC" w:rsidP="006806AA">
      <w:pPr>
        <w:spacing w:before="220" w:after="220"/>
        <w:rPr>
          <w:color w:val="1155CC"/>
          <w:sz w:val="20"/>
          <w:szCs w:val="20"/>
          <w:u w:val="single"/>
        </w:rPr>
      </w:pPr>
    </w:p>
    <w:p w14:paraId="5EC4D027" w14:textId="187FA319" w:rsidR="003078C7" w:rsidRDefault="00A5661C" w:rsidP="003078C7">
      <w:pPr>
        <w:widowControl w:val="0"/>
        <w:spacing w:line="240" w:lineRule="auto"/>
        <w:ind w:right="582"/>
        <w:rPr>
          <w:b/>
          <w:bCs/>
          <w:sz w:val="20"/>
          <w:szCs w:val="20"/>
        </w:rPr>
      </w:pPr>
      <w:r>
        <w:rPr>
          <w:b/>
          <w:bCs/>
          <w:sz w:val="20"/>
          <w:szCs w:val="20"/>
        </w:rPr>
        <w:t xml:space="preserve">DC </w:t>
      </w:r>
      <w:r w:rsidR="003078C7">
        <w:rPr>
          <w:b/>
          <w:bCs/>
          <w:sz w:val="20"/>
          <w:szCs w:val="20"/>
        </w:rPr>
        <w:t>SUN BUCKS (SUMMER EBT) APPEAL RIGHTS</w:t>
      </w:r>
    </w:p>
    <w:p w14:paraId="3F724621" w14:textId="77777777" w:rsidR="003078C7" w:rsidRDefault="003078C7" w:rsidP="003078C7">
      <w:pPr>
        <w:widowControl w:val="0"/>
        <w:spacing w:line="240" w:lineRule="auto"/>
        <w:ind w:right="582"/>
        <w:jc w:val="center"/>
        <w:rPr>
          <w:b/>
          <w:bCs/>
          <w:sz w:val="20"/>
          <w:szCs w:val="20"/>
        </w:rPr>
      </w:pPr>
    </w:p>
    <w:p w14:paraId="1DF9314A" w14:textId="68E8EAA8" w:rsidR="003078C7" w:rsidRDefault="003078C7" w:rsidP="003078C7">
      <w:pPr>
        <w:spacing w:line="240" w:lineRule="auto"/>
        <w:rPr>
          <w:sz w:val="20"/>
          <w:szCs w:val="20"/>
        </w:rPr>
      </w:pPr>
      <w:r>
        <w:rPr>
          <w:sz w:val="20"/>
          <w:szCs w:val="20"/>
        </w:rPr>
        <w:t xml:space="preserve">If you do not agree with our decision about your </w:t>
      </w:r>
      <w:r w:rsidR="00A5661C">
        <w:rPr>
          <w:sz w:val="20"/>
          <w:szCs w:val="20"/>
        </w:rPr>
        <w:t xml:space="preserve">DC </w:t>
      </w:r>
      <w:r>
        <w:rPr>
          <w:sz w:val="20"/>
          <w:szCs w:val="20"/>
        </w:rPr>
        <w:t xml:space="preserve">SUN Bucks benefits, you have the right to ask for a fair hearing. In general, you can appeal any action taken by the agency on your </w:t>
      </w:r>
      <w:r w:rsidR="00A5661C">
        <w:rPr>
          <w:sz w:val="20"/>
          <w:szCs w:val="20"/>
        </w:rPr>
        <w:t xml:space="preserve">DC </w:t>
      </w:r>
      <w:r>
        <w:rPr>
          <w:sz w:val="20"/>
          <w:szCs w:val="20"/>
        </w:rPr>
        <w:t xml:space="preserve">SUN Bucks benefits case that you disagree with. Once you appeal, you can go before an Administrative Law Judge and explain why you do not agree with our decision. You may be entitled to receive back benefits for </w:t>
      </w:r>
      <w:r w:rsidR="00A5661C">
        <w:rPr>
          <w:sz w:val="20"/>
          <w:szCs w:val="20"/>
        </w:rPr>
        <w:t xml:space="preserve">DC </w:t>
      </w:r>
      <w:r>
        <w:rPr>
          <w:sz w:val="20"/>
          <w:szCs w:val="20"/>
        </w:rPr>
        <w:t>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t>
      </w:r>
    </w:p>
    <w:p w14:paraId="7BE49A6D" w14:textId="77777777" w:rsidR="003078C7" w:rsidRDefault="003078C7" w:rsidP="003078C7">
      <w:pPr>
        <w:spacing w:line="240" w:lineRule="auto"/>
        <w:rPr>
          <w:sz w:val="20"/>
          <w:szCs w:val="20"/>
        </w:rPr>
      </w:pPr>
    </w:p>
    <w:p w14:paraId="0C0550CB" w14:textId="77777777" w:rsidR="003078C7" w:rsidRDefault="003078C7" w:rsidP="003078C7">
      <w:pPr>
        <w:spacing w:line="240" w:lineRule="auto"/>
        <w:rPr>
          <w:sz w:val="20"/>
          <w:szCs w:val="20"/>
          <w:lang w:val="en-US"/>
        </w:rPr>
      </w:pPr>
      <w:r w:rsidRPr="0F12ECCE">
        <w:rPr>
          <w:b/>
          <w:bCs/>
          <w:sz w:val="20"/>
          <w:szCs w:val="20"/>
          <w:lang w:val="en-US"/>
        </w:rPr>
        <w:t>You have 90 days from August 23, 2026 to appeal the decision stated in the notice you received. If you do not appeal within 90 days of August 23, 2026, you may lose your right to appeal. </w:t>
      </w:r>
    </w:p>
    <w:p w14:paraId="42F945B3" w14:textId="77777777" w:rsidR="003078C7" w:rsidRDefault="003078C7" w:rsidP="003078C7">
      <w:pPr>
        <w:spacing w:line="240" w:lineRule="auto"/>
        <w:ind w:right="255"/>
        <w:rPr>
          <w:sz w:val="20"/>
          <w:szCs w:val="20"/>
        </w:rPr>
      </w:pPr>
    </w:p>
    <w:p w14:paraId="6FF3C894" w14:textId="77777777" w:rsidR="003078C7" w:rsidRDefault="003078C7" w:rsidP="003078C7">
      <w:pPr>
        <w:spacing w:line="240" w:lineRule="auto"/>
        <w:rPr>
          <w:b/>
          <w:bCs/>
          <w:sz w:val="20"/>
          <w:szCs w:val="20"/>
        </w:rPr>
      </w:pPr>
      <w:r>
        <w:rPr>
          <w:b/>
          <w:bCs/>
          <w:sz w:val="20"/>
          <w:szCs w:val="20"/>
        </w:rPr>
        <w:t>How to Request an Appeal </w:t>
      </w:r>
    </w:p>
    <w:p w14:paraId="7662CCD3" w14:textId="77777777" w:rsidR="003078C7" w:rsidRDefault="003078C7" w:rsidP="003078C7">
      <w:pPr>
        <w:spacing w:line="240" w:lineRule="auto"/>
        <w:rPr>
          <w:sz w:val="20"/>
          <w:szCs w:val="20"/>
        </w:rPr>
      </w:pPr>
      <w:r>
        <w:rPr>
          <w:sz w:val="20"/>
          <w:szCs w:val="20"/>
        </w:rPr>
        <w:t>You may appeal through any of the following methods: </w:t>
      </w:r>
    </w:p>
    <w:p w14:paraId="4758AC9E" w14:textId="77777777" w:rsidR="003078C7" w:rsidRDefault="003078C7" w:rsidP="003078C7">
      <w:pPr>
        <w:numPr>
          <w:ilvl w:val="0"/>
          <w:numId w:val="12"/>
        </w:numPr>
        <w:spacing w:line="240" w:lineRule="auto"/>
        <w:ind w:left="720"/>
        <w:rPr>
          <w:rFonts w:ascii="Noto Sans Symbols" w:eastAsia="Noto Sans Symbols" w:hAnsi="Noto Sans Symbols" w:cs="Noto Sans Symbols"/>
          <w:sz w:val="20"/>
          <w:szCs w:val="20"/>
          <w:lang w:val="en-US"/>
        </w:rPr>
      </w:pPr>
      <w:r w:rsidRPr="74E55D52">
        <w:rPr>
          <w:sz w:val="20"/>
          <w:szCs w:val="20"/>
          <w:lang w:val="en-US"/>
        </w:rPr>
        <w:t xml:space="preserve">Calling the DC SUN Bucks Call Center at </w:t>
      </w:r>
      <w:r w:rsidRPr="74E55D52" w:rsidDel="001643A4">
        <w:rPr>
          <w:sz w:val="20"/>
          <w:szCs w:val="20"/>
          <w:lang w:val="en-US"/>
        </w:rPr>
        <w:t>(</w:t>
      </w:r>
      <w:r w:rsidRPr="74E55D52">
        <w:rPr>
          <w:sz w:val="20"/>
          <w:szCs w:val="20"/>
          <w:lang w:val="en-US"/>
        </w:rPr>
        <w:t xml:space="preserve">844) 811-SEBT(7328), TTY/TDD: 711, during its operational season. </w:t>
      </w:r>
    </w:p>
    <w:p w14:paraId="2FE30DE1" w14:textId="77777777" w:rsidR="003078C7" w:rsidRDefault="003078C7" w:rsidP="003078C7">
      <w:pPr>
        <w:numPr>
          <w:ilvl w:val="0"/>
          <w:numId w:val="12"/>
        </w:numPr>
        <w:spacing w:line="240" w:lineRule="auto"/>
        <w:ind w:left="720"/>
        <w:rPr>
          <w:rFonts w:ascii="Noto Sans Symbols" w:eastAsia="Noto Sans Symbols" w:hAnsi="Noto Sans Symbols" w:cs="Noto Sans Symbols"/>
          <w:sz w:val="20"/>
          <w:szCs w:val="20"/>
        </w:rPr>
      </w:pPr>
      <w:r>
        <w:rPr>
          <w:sz w:val="20"/>
          <w:szCs w:val="20"/>
        </w:rPr>
        <w:t xml:space="preserve">Completing a Request for Hearing form and fax it to (202) 724-2041, TTY/TDD: 711, or e-mail to </w:t>
      </w:r>
      <w:hyperlink r:id="rId31">
        <w:r>
          <w:rPr>
            <w:sz w:val="20"/>
            <w:szCs w:val="20"/>
          </w:rPr>
          <w:t>DC.OARA@DC.GOV</w:t>
        </w:r>
      </w:hyperlink>
      <w:r>
        <w:rPr>
          <w:sz w:val="20"/>
          <w:szCs w:val="20"/>
        </w:rPr>
        <w:t>.</w:t>
      </w:r>
    </w:p>
    <w:p w14:paraId="34983A78" w14:textId="77777777" w:rsidR="003078C7" w:rsidRPr="00EA113D" w:rsidRDefault="003078C7" w:rsidP="003078C7">
      <w:pPr>
        <w:numPr>
          <w:ilvl w:val="0"/>
          <w:numId w:val="12"/>
        </w:numPr>
        <w:spacing w:line="240" w:lineRule="auto"/>
        <w:ind w:left="720"/>
        <w:rPr>
          <w:sz w:val="20"/>
          <w:szCs w:val="20"/>
        </w:rPr>
      </w:pPr>
      <w:r w:rsidRPr="0F12ECCE">
        <w:rPr>
          <w:sz w:val="20"/>
          <w:szCs w:val="20"/>
          <w:lang w:val="en-US"/>
        </w:rPr>
        <w:t xml:space="preserve">Go to the Office of Administrative Hearings Resource Center, located at 441 4th Street NW, Suite 450-North, Washington, DC 20001 and fill out a </w:t>
      </w:r>
      <w:r w:rsidRPr="00EA113D">
        <w:rPr>
          <w:sz w:val="20"/>
          <w:szCs w:val="20"/>
        </w:rPr>
        <w:t>District of Columbia (“District” or “DC”) Department of Human Services (DHS) benefits Hearing Request form.</w:t>
      </w:r>
    </w:p>
    <w:p w14:paraId="4F07DD3E" w14:textId="77777777" w:rsidR="003078C7" w:rsidRDefault="003078C7" w:rsidP="003078C7">
      <w:pPr>
        <w:numPr>
          <w:ilvl w:val="0"/>
          <w:numId w:val="12"/>
        </w:numPr>
        <w:spacing w:line="240" w:lineRule="auto"/>
        <w:ind w:left="720"/>
        <w:rPr>
          <w:rFonts w:ascii="Noto Sans Symbols" w:eastAsia="Noto Sans Symbols" w:hAnsi="Noto Sans Symbols" w:cs="Noto Sans Symbols"/>
          <w:sz w:val="20"/>
          <w:szCs w:val="20"/>
          <w:lang w:val="en-US"/>
        </w:rPr>
      </w:pPr>
      <w:r w:rsidRPr="0F12ECCE">
        <w:rPr>
          <w:sz w:val="20"/>
          <w:szCs w:val="20"/>
          <w:lang w:val="en-US"/>
        </w:rPr>
        <w:lastRenderedPageBreak/>
        <w:t xml:space="preserve">By having a representative </w:t>
      </w:r>
      <w:bookmarkStart w:id="15" w:name="_Int_rCZzB46z"/>
      <w:r w:rsidRPr="0F12ECCE">
        <w:rPr>
          <w:sz w:val="20"/>
          <w:szCs w:val="20"/>
          <w:lang w:val="en-US"/>
        </w:rPr>
        <w:t>request</w:t>
      </w:r>
      <w:bookmarkEnd w:id="15"/>
      <w:r w:rsidRPr="0F12ECCE">
        <w:rPr>
          <w:sz w:val="20"/>
          <w:szCs w:val="20"/>
          <w:lang w:val="en-US"/>
        </w:rPr>
        <w:t xml:space="preserve"> a hearing for you. If your representative is not a lawyer, they must submit a written authorization signed by you authorizing them to be your representative.</w:t>
      </w:r>
    </w:p>
    <w:p w14:paraId="7BBF7095" w14:textId="77777777" w:rsidR="003078C7" w:rsidRDefault="003078C7" w:rsidP="003078C7">
      <w:pPr>
        <w:spacing w:line="240" w:lineRule="auto"/>
        <w:jc w:val="both"/>
        <w:rPr>
          <w:b/>
          <w:bCs/>
          <w:sz w:val="20"/>
          <w:szCs w:val="20"/>
        </w:rPr>
      </w:pPr>
    </w:p>
    <w:p w14:paraId="7A4EF4E5" w14:textId="77777777" w:rsidR="003078C7" w:rsidRDefault="003078C7" w:rsidP="003078C7">
      <w:pPr>
        <w:spacing w:line="240" w:lineRule="auto"/>
        <w:jc w:val="both"/>
        <w:rPr>
          <w:sz w:val="20"/>
          <w:szCs w:val="20"/>
        </w:rPr>
      </w:pPr>
      <w:r>
        <w:rPr>
          <w:b/>
          <w:bCs/>
          <w:sz w:val="20"/>
          <w:szCs w:val="20"/>
        </w:rPr>
        <w:t>What Happens When You Appeal </w:t>
      </w:r>
    </w:p>
    <w:p w14:paraId="4215DD44" w14:textId="77777777" w:rsidR="003078C7" w:rsidRDefault="003078C7" w:rsidP="003078C7">
      <w:pPr>
        <w:pStyle w:val="ListParagraph"/>
        <w:numPr>
          <w:ilvl w:val="0"/>
          <w:numId w:val="9"/>
        </w:numPr>
        <w:spacing w:line="240" w:lineRule="auto"/>
        <w:ind w:right="135"/>
        <w:rPr>
          <w:sz w:val="20"/>
          <w:szCs w:val="20"/>
          <w:lang w:val="en-US"/>
        </w:rPr>
      </w:pPr>
      <w:r w:rsidRPr="3C872088">
        <w:rPr>
          <w:sz w:val="20"/>
          <w:szCs w:val="20"/>
          <w:lang w:val="en-US"/>
        </w:rPr>
        <w:t xml:space="preserve">Administrative Review - Once your appeal is received, you will be scheduled for an Administrative Review Conference at the Office of Administrative Review and Appeals (OARA). This is a voluntary meeting with a Hearing Examiner from the District of Columbia (District or DC) Department of Human Services to identify and discuss your concerns. </w:t>
      </w:r>
    </w:p>
    <w:p w14:paraId="5BD65F14" w14:textId="77777777" w:rsidR="003078C7" w:rsidRPr="008159EE" w:rsidRDefault="003078C7" w:rsidP="003078C7">
      <w:pPr>
        <w:pStyle w:val="ListParagraph"/>
        <w:numPr>
          <w:ilvl w:val="0"/>
          <w:numId w:val="9"/>
        </w:numPr>
        <w:spacing w:line="240" w:lineRule="auto"/>
        <w:ind w:right="135"/>
        <w:rPr>
          <w:sz w:val="20"/>
          <w:szCs w:val="20"/>
          <w:lang w:val="en-US"/>
        </w:rPr>
      </w:pPr>
      <w:r w:rsidRPr="3C872088">
        <w:rPr>
          <w:sz w:val="20"/>
          <w:szCs w:val="20"/>
          <w:lang w:val="en-US"/>
        </w:rPr>
        <w:t>This meeting will not delay or replace the Fair Hearing process. You can bring your own representative if you choose to have one. Your representative may, but does not have to be, an attorney. Your representative may not be an employee of the District. At the meeting, your representative shall serve only in an advisory capacity. </w:t>
      </w:r>
    </w:p>
    <w:p w14:paraId="4A0A7940" w14:textId="77777777" w:rsidR="003078C7" w:rsidRPr="00C41DCD" w:rsidRDefault="003078C7" w:rsidP="003078C7">
      <w:pPr>
        <w:widowControl w:val="0"/>
        <w:numPr>
          <w:ilvl w:val="0"/>
          <w:numId w:val="9"/>
        </w:numPr>
        <w:spacing w:line="240" w:lineRule="auto"/>
        <w:ind w:right="582"/>
        <w:rPr>
          <w:sz w:val="20"/>
          <w:szCs w:val="20"/>
          <w:lang w:val="en-US"/>
        </w:rPr>
      </w:pPr>
      <w:r w:rsidRPr="3C872088">
        <w:rPr>
          <w:sz w:val="20"/>
          <w:szCs w:val="20"/>
          <w:lang w:val="en-US"/>
        </w:rPr>
        <w:t>You have the right to examine before or during a Fair Hearing, any documents and records that are presented to support the decision under appeal.</w:t>
      </w:r>
      <w:r>
        <w:rPr>
          <w:sz w:val="20"/>
          <w:szCs w:val="20"/>
          <w:lang w:val="en-US"/>
        </w:rPr>
        <w:t xml:space="preserve"> </w:t>
      </w:r>
      <w:r w:rsidRPr="3C872088">
        <w:rPr>
          <w:sz w:val="20"/>
          <w:szCs w:val="20"/>
          <w:lang w:val="en-US"/>
        </w:rPr>
        <w:t>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still continues to a Fair Hearing. </w:t>
      </w:r>
    </w:p>
    <w:p w14:paraId="0EDA772D" w14:textId="77777777" w:rsidR="003078C7" w:rsidRPr="00C41DCD" w:rsidRDefault="003078C7" w:rsidP="003078C7">
      <w:pPr>
        <w:pStyle w:val="ListParagraph"/>
        <w:numPr>
          <w:ilvl w:val="0"/>
          <w:numId w:val="9"/>
        </w:numPr>
        <w:spacing w:line="240" w:lineRule="auto"/>
        <w:ind w:right="255"/>
        <w:rPr>
          <w:sz w:val="20"/>
          <w:szCs w:val="20"/>
          <w:lang w:val="en-US"/>
        </w:rPr>
      </w:pPr>
      <w:r w:rsidRPr="3C872088">
        <w:rPr>
          <w:sz w:val="20"/>
          <w:szCs w:val="20"/>
          <w:lang w:val="en-US"/>
        </w:rPr>
        <w:t>If you decide not to attend the Administrative Review, the conference will not occur, and your case will continue on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will take place. </w:t>
      </w:r>
    </w:p>
    <w:p w14:paraId="6E1AB48A" w14:textId="77777777" w:rsidR="003078C7" w:rsidRPr="00C41DCD" w:rsidRDefault="003078C7" w:rsidP="003078C7">
      <w:pPr>
        <w:numPr>
          <w:ilvl w:val="0"/>
          <w:numId w:val="9"/>
        </w:numPr>
        <w:spacing w:line="240" w:lineRule="auto"/>
        <w:ind w:right="255"/>
        <w:rPr>
          <w:sz w:val="20"/>
          <w:szCs w:val="20"/>
          <w:lang w:val="en-US"/>
        </w:rPr>
      </w:pPr>
      <w:r w:rsidRPr="3C872088">
        <w:rPr>
          <w:sz w:val="20"/>
          <w:szCs w:val="20"/>
          <w:lang w:val="en-US"/>
        </w:rPr>
        <w:t>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of the DC agency representative if you want. Finally, the Administrative Law Judge will make a decision in writing, a final order, after the completion of the Fair Hearing, and will send it to you. That decision will also tell you what you can do if you do not agree with the final order.</w:t>
      </w:r>
    </w:p>
    <w:p w14:paraId="118CFF02" w14:textId="77777777" w:rsidR="003078C7" w:rsidRDefault="003078C7" w:rsidP="003078C7">
      <w:pPr>
        <w:spacing w:line="240" w:lineRule="auto"/>
        <w:ind w:left="720" w:right="135" w:hanging="360"/>
        <w:rPr>
          <w:sz w:val="20"/>
          <w:szCs w:val="20"/>
        </w:rPr>
      </w:pPr>
    </w:p>
    <w:p w14:paraId="691FA05A" w14:textId="77777777" w:rsidR="003078C7" w:rsidRDefault="003078C7" w:rsidP="003078C7">
      <w:pPr>
        <w:spacing w:line="240" w:lineRule="auto"/>
        <w:ind w:left="360" w:right="135"/>
        <w:rPr>
          <w:sz w:val="20"/>
          <w:szCs w:val="20"/>
        </w:rPr>
      </w:pPr>
      <w:r>
        <w:rPr>
          <w:sz w:val="20"/>
          <w:szCs w:val="20"/>
        </w:rPr>
        <w:t>Any decisions by OARA or OAH about your eligibility for benefits might also change the eligibility of other people in your household. </w:t>
      </w:r>
    </w:p>
    <w:p w14:paraId="7D579879" w14:textId="77777777" w:rsidR="003078C7" w:rsidRDefault="003078C7" w:rsidP="003078C7">
      <w:pPr>
        <w:spacing w:line="240" w:lineRule="auto"/>
        <w:ind w:right="135"/>
        <w:rPr>
          <w:sz w:val="20"/>
          <w:szCs w:val="20"/>
        </w:rPr>
      </w:pPr>
    </w:p>
    <w:p w14:paraId="24815CDC" w14:textId="77777777" w:rsidR="003078C7" w:rsidRPr="00C41DCD" w:rsidRDefault="003078C7" w:rsidP="003078C7">
      <w:pPr>
        <w:widowControl w:val="0"/>
        <w:spacing w:line="240" w:lineRule="auto"/>
        <w:ind w:right="582"/>
        <w:rPr>
          <w:sz w:val="18"/>
          <w:szCs w:val="18"/>
        </w:rPr>
      </w:pPr>
      <w:r w:rsidRPr="00C41DCD">
        <w:rPr>
          <w:b/>
          <w:bCs/>
          <w:sz w:val="18"/>
          <w:szCs w:val="18"/>
        </w:rPr>
        <w:t xml:space="preserve">Non-Discrimination Statement: </w:t>
      </w:r>
      <w:r w:rsidRPr="00C41DCD">
        <w:rPr>
          <w:sz w:val="18"/>
          <w:szCs w:val="18"/>
        </w:rPr>
        <w: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t>
      </w:r>
    </w:p>
    <w:p w14:paraId="11D423FD" w14:textId="77777777" w:rsidR="003078C7" w:rsidRPr="00C41DCD" w:rsidRDefault="003078C7" w:rsidP="003078C7">
      <w:pPr>
        <w:widowControl w:val="0"/>
        <w:spacing w:line="240" w:lineRule="auto"/>
        <w:ind w:right="582"/>
        <w:rPr>
          <w:sz w:val="18"/>
          <w:szCs w:val="18"/>
        </w:rPr>
      </w:pPr>
    </w:p>
    <w:p w14:paraId="12756001" w14:textId="77777777" w:rsidR="003078C7" w:rsidRPr="00C41DCD" w:rsidRDefault="003078C7" w:rsidP="003078C7">
      <w:pPr>
        <w:widowControl w:val="0"/>
        <w:spacing w:line="240" w:lineRule="auto"/>
        <w:ind w:right="582"/>
        <w:rPr>
          <w:sz w:val="18"/>
          <w:szCs w:val="18"/>
        </w:rPr>
      </w:pPr>
      <w:r w:rsidRPr="00C41DCD">
        <w:rPr>
          <w:sz w:val="18"/>
          <w:szCs w:val="18"/>
        </w:rPr>
        <w: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t>
      </w:r>
    </w:p>
    <w:p w14:paraId="3BF0B797" w14:textId="77777777" w:rsidR="003078C7" w:rsidRPr="00C41DCD" w:rsidRDefault="003078C7" w:rsidP="003078C7">
      <w:pPr>
        <w:widowControl w:val="0"/>
        <w:spacing w:line="240" w:lineRule="auto"/>
        <w:ind w:right="582"/>
        <w:rPr>
          <w:sz w:val="18"/>
          <w:szCs w:val="18"/>
        </w:rPr>
      </w:pPr>
    </w:p>
    <w:p w14:paraId="1CC002A9" w14:textId="77777777" w:rsidR="003078C7" w:rsidRPr="00C41DCD" w:rsidRDefault="003078C7" w:rsidP="003078C7">
      <w:pPr>
        <w:widowControl w:val="0"/>
        <w:shd w:val="clear" w:color="auto" w:fill="FFFFFF" w:themeFill="background1"/>
        <w:spacing w:after="240" w:line="240" w:lineRule="auto"/>
        <w:rPr>
          <w:sz w:val="18"/>
          <w:szCs w:val="18"/>
          <w:lang w:val="en-US"/>
        </w:rPr>
      </w:pPr>
      <w:r w:rsidRPr="00C41DCD">
        <w:rPr>
          <w:sz w:val="18"/>
          <w:szCs w:val="18"/>
          <w:lang w:val="en-US"/>
        </w:rPr>
        <w:t xml:space="preserve">To file a program discrimination complaint, complete the USDA Program Discrimination Complaint Form, </w:t>
      </w:r>
      <w:hyperlink r:id="rId32">
        <w:r w:rsidRPr="00C41DCD">
          <w:rPr>
            <w:sz w:val="18"/>
            <w:szCs w:val="18"/>
            <w:u w:val="single"/>
            <w:lang w:val="en-US"/>
          </w:rPr>
          <w:t>AD-3027</w:t>
        </w:r>
      </w:hyperlink>
      <w:r w:rsidRPr="00C41DCD">
        <w:rPr>
          <w:sz w:val="18"/>
          <w:szCs w:val="18"/>
          <w:lang w:val="en-US"/>
        </w:rPr>
        <w:t>, found online at How to File a Program Discrimination Complaint and at any USDA office or write a letter addressed to USDA and provide in the letter all of the information requested in the form. To request a copy of the complaint form, call (866) 632-9992. Submit your completed form or letter to USDA by:</w:t>
      </w:r>
    </w:p>
    <w:p w14:paraId="0D32C8F7" w14:textId="77777777" w:rsidR="003078C7" w:rsidRPr="00C41DCD" w:rsidRDefault="003078C7" w:rsidP="003078C7">
      <w:pPr>
        <w:widowControl w:val="0"/>
        <w:numPr>
          <w:ilvl w:val="0"/>
          <w:numId w:val="11"/>
        </w:numPr>
        <w:shd w:val="clear" w:color="auto" w:fill="FFFFFF"/>
        <w:spacing w:before="240" w:line="240" w:lineRule="auto"/>
        <w:rPr>
          <w:sz w:val="18"/>
          <w:szCs w:val="18"/>
        </w:rPr>
      </w:pPr>
      <w:r w:rsidRPr="00C41DCD">
        <w:rPr>
          <w:sz w:val="18"/>
          <w:szCs w:val="18"/>
        </w:rPr>
        <w:t>Mail: U.S. Department of Agriculture, Office of the Assistant Secretary for Civil Rights, 1400 Independence Avenue, SW, Mail Stop 9410, Washington, D.C. 20250-9410;</w:t>
      </w:r>
    </w:p>
    <w:p w14:paraId="70546EB7" w14:textId="77777777" w:rsidR="003078C7" w:rsidRPr="00C41DCD" w:rsidRDefault="003078C7" w:rsidP="003078C7">
      <w:pPr>
        <w:widowControl w:val="0"/>
        <w:numPr>
          <w:ilvl w:val="0"/>
          <w:numId w:val="11"/>
        </w:numPr>
        <w:shd w:val="clear" w:color="auto" w:fill="FFFFFF"/>
        <w:spacing w:line="240" w:lineRule="auto"/>
        <w:rPr>
          <w:sz w:val="18"/>
          <w:szCs w:val="18"/>
        </w:rPr>
      </w:pPr>
      <w:r w:rsidRPr="00C41DCD">
        <w:rPr>
          <w:sz w:val="18"/>
          <w:szCs w:val="18"/>
        </w:rPr>
        <w:t>Fax: (202) 690-7442; or</w:t>
      </w:r>
    </w:p>
    <w:p w14:paraId="72284B27" w14:textId="77777777" w:rsidR="003078C7" w:rsidRPr="00C41DCD" w:rsidRDefault="003078C7" w:rsidP="003078C7">
      <w:pPr>
        <w:widowControl w:val="0"/>
        <w:numPr>
          <w:ilvl w:val="0"/>
          <w:numId w:val="11"/>
        </w:numPr>
        <w:shd w:val="clear" w:color="auto" w:fill="FFFFFF"/>
        <w:spacing w:after="240" w:line="240" w:lineRule="auto"/>
        <w:rPr>
          <w:sz w:val="18"/>
          <w:szCs w:val="18"/>
        </w:rPr>
      </w:pPr>
      <w:r w:rsidRPr="00C41DCD">
        <w:rPr>
          <w:sz w:val="18"/>
          <w:szCs w:val="18"/>
        </w:rPr>
        <w:t>Email: program.intake@usda.gov.</w:t>
      </w:r>
    </w:p>
    <w:p w14:paraId="0ED80DEF" w14:textId="77777777" w:rsidR="003078C7" w:rsidRDefault="003078C7" w:rsidP="003078C7">
      <w:pPr>
        <w:widowControl w:val="0"/>
        <w:shd w:val="clear" w:color="auto" w:fill="FFFFFF"/>
        <w:spacing w:after="240" w:line="240" w:lineRule="auto"/>
        <w:rPr>
          <w:b/>
          <w:bCs/>
          <w:sz w:val="20"/>
          <w:szCs w:val="20"/>
        </w:rPr>
      </w:pPr>
      <w:r w:rsidRPr="00C41DCD">
        <w:rPr>
          <w:i/>
          <w:iCs/>
          <w:sz w:val="18"/>
          <w:szCs w:val="18"/>
        </w:rPr>
        <w:t>USDA is an equal opportunity provider, employer, and lender.</w:t>
      </w:r>
    </w:p>
    <w:p w14:paraId="4B99056E" w14:textId="119B398F" w:rsidR="009501FC" w:rsidRDefault="003078C7" w:rsidP="003078C7">
      <w:pPr>
        <w:widowControl w:val="0"/>
        <w:spacing w:line="240" w:lineRule="auto"/>
        <w:ind w:right="582"/>
        <w:rPr>
          <w:sz w:val="23"/>
          <w:szCs w:val="23"/>
        </w:rPr>
      </w:pPr>
      <w:r w:rsidRPr="00C41DCD">
        <w:rPr>
          <w:b/>
          <w:bCs/>
          <w:sz w:val="18"/>
          <w:szCs w:val="18"/>
          <w:lang w:val="en-US"/>
        </w:rPr>
        <w:lastRenderedPageBreak/>
        <w:t>CONFIDENTIALITY NOTICE:</w:t>
      </w:r>
      <w:r w:rsidRPr="00C41DCD">
        <w:rPr>
          <w:sz w:val="18"/>
          <w:szCs w:val="18"/>
          <w:lang w:val="en-US"/>
        </w:rPr>
        <w: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t>
      </w:r>
    </w:p>
    <w:sectPr w:rsidR="009501FC">
      <w:footerReference w:type="default" r:id="rId33"/>
      <w:pgSz w:w="12240" w:h="15840"/>
      <w:pgMar w:top="360" w:right="360" w:bottom="360" w:left="1800" w:header="720"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alker, Laura (DHS-Contractor)" w:date="2026-03-15T23:49:00Z" w:initials="LW">
    <w:p w14:paraId="111C15C3" w14:textId="77777777" w:rsidR="00D5230D" w:rsidRDefault="00D5230D" w:rsidP="00D5230D">
      <w:pPr>
        <w:pStyle w:val="CommentText"/>
      </w:pPr>
      <w:r>
        <w:rPr>
          <w:rStyle w:val="CommentReference"/>
        </w:rPr>
        <w:annotationRef/>
      </w:r>
      <w:r>
        <w:t>Confirm name of data element - should be same as student FN LN data field in body below</w:t>
      </w:r>
    </w:p>
  </w:comment>
  <w:comment w:id="2" w:author="Walker, Laura (DHS-Contractor)" w:date="2026-03-16T11:15:00Z" w:initials="LW">
    <w:p w14:paraId="5A740640" w14:textId="77777777" w:rsidR="00AE525B" w:rsidRDefault="00AE525B" w:rsidP="00AE525B">
      <w:pPr>
        <w:pStyle w:val="CommentText"/>
      </w:pPr>
      <w:r>
        <w:rPr>
          <w:rStyle w:val="CommentReference"/>
        </w:rPr>
        <w:annotationRef/>
      </w:r>
      <w:r>
        <w:t>Our Paper notices don’t have the participant name in the subject line - for consistency (and security?) should the name be removed?</w:t>
      </w:r>
    </w:p>
  </w:comment>
  <w:comment w:id="3" w:author="Benton, Kelly (DHS-Contractor)" w:date="2026-03-19T15:05:00Z" w:initials="BK">
    <w:p w14:paraId="113D7CEB" w14:textId="1BBF2C55" w:rsidR="008C1E7F" w:rsidRDefault="00764E4E">
      <w:pPr>
        <w:pStyle w:val="CommentText"/>
      </w:pPr>
      <w:r>
        <w:rPr>
          <w:rStyle w:val="CommentReference"/>
        </w:rPr>
        <w:annotationRef/>
      </w:r>
      <w:r w:rsidRPr="13308FB4">
        <w:t>I think removing to address the security concern makes sense. Initially the thought was it emphasizes that this notice is only in regards to this specific child, but it does make the subject line long. I think I would align on removing in that case.</w:t>
      </w:r>
    </w:p>
  </w:comment>
  <w:comment w:id="5" w:author="Walker, Laura (DHS-Contractor)" w:date="2026-03-16T15:31:00Z" w:initials="LW">
    <w:p w14:paraId="6942E760" w14:textId="397CC988" w:rsidR="00F130CE" w:rsidRDefault="00565B78" w:rsidP="00F130CE">
      <w:pPr>
        <w:pStyle w:val="CommentText"/>
      </w:pPr>
      <w:r>
        <w:rPr>
          <w:rStyle w:val="CommentReference"/>
        </w:rPr>
        <w:annotationRef/>
      </w:r>
      <w:r w:rsidR="00F130CE">
        <w:fldChar w:fldCharType="begin"/>
      </w:r>
      <w:r w:rsidR="00F130CE">
        <w:instrText>HYPERLINK "mailto:kelly.benton@dc.gov"</w:instrText>
      </w:r>
      <w:bookmarkStart w:id="6" w:name="_@_66D1CD6017484EBE9D653717C2B72291Z"/>
      <w:r w:rsidR="00F130CE">
        <w:fldChar w:fldCharType="separate"/>
      </w:r>
      <w:bookmarkEnd w:id="6"/>
      <w:r w:rsidR="00F130CE" w:rsidRPr="00F130CE">
        <w:rPr>
          <w:rStyle w:val="Mention"/>
          <w:noProof/>
        </w:rPr>
        <w:t>@Benton, Kelly (DHS-Contractor)</w:t>
      </w:r>
      <w:r w:rsidR="00F130CE">
        <w:fldChar w:fldCharType="end"/>
      </w:r>
      <w:r w:rsidR="00F130CE">
        <w:t xml:space="preserve"> I added the Reason data element and others to mirror the paper notice layout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C15C3" w15:done="1"/>
  <w15:commentEx w15:paraId="5A740640" w15:paraIdParent="111C15C3" w15:done="1"/>
  <w15:commentEx w15:paraId="113D7CEB" w15:paraIdParent="111C15C3" w15:done="1"/>
  <w15:commentEx w15:paraId="6942E76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E06FEA" w16cex:dateUtc="2026-03-16T03:49:00Z"/>
  <w16cex:commentExtensible w16cex:durableId="1183C677" w16cex:dateUtc="2026-03-16T15:15:00Z"/>
  <w16cex:commentExtensible w16cex:durableId="579DB8E6" w16cex:dateUtc="2026-03-19T20:05:00Z">
    <w16cex:extLst>
      <w16:ext w16:uri="{CE6994B0-6A32-4C9F-8C6B-6E91EDA988CE}">
        <cr:reactions xmlns:cr="http://schemas.microsoft.com/office/comments/2020/reactions">
          <cr:reaction reactionType="1">
            <cr:reactionInfo dateUtc="2026-03-19T22:11:32Z">
              <cr:user userId="S::laura.walker1@dc.gov::dd8f0bf5-de79-4453-95c0-69694569c1e0" userProvider="AD" userName="Walker, Laura (DHS-Contractor)"/>
            </cr:reactionInfo>
          </cr:reaction>
        </cr:reactions>
      </w16:ext>
    </w16cex:extLst>
  </w16cex:commentExtensible>
  <w16cex:commentExtensible w16cex:durableId="687CBE1A" w16cex:dateUtc="2026-03-16T19:31:00Z">
    <w16cex:extLst>
      <w16:ext w16:uri="{CE6994B0-6A32-4C9F-8C6B-6E91EDA988CE}">
        <cr:reactions xmlns:cr="http://schemas.microsoft.com/office/comments/2020/reactions">
          <cr:reaction reactionType="1">
            <cr:reactionInfo dateUtc="2026-03-19T20:03:24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C15C3" w16cid:durableId="49E06FEA"/>
  <w16cid:commentId w16cid:paraId="5A740640" w16cid:durableId="1183C677"/>
  <w16cid:commentId w16cid:paraId="113D7CEB" w16cid:durableId="579DB8E6"/>
  <w16cid:commentId w16cid:paraId="6942E760" w16cid:durableId="687CBE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3869D" w14:textId="77777777" w:rsidR="00A46367" w:rsidRDefault="00A46367">
      <w:pPr>
        <w:spacing w:line="240" w:lineRule="auto"/>
      </w:pPr>
      <w:r>
        <w:separator/>
      </w:r>
    </w:p>
  </w:endnote>
  <w:endnote w:type="continuationSeparator" w:id="0">
    <w:p w14:paraId="0780E5E9" w14:textId="77777777" w:rsidR="00A46367" w:rsidRDefault="00A46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7C77F56-0E22-4DCB-BDA0-53298DE1E776}"/>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45FDFC41-0141-49DB-8768-E42B5BB5104F}"/>
  </w:font>
  <w:font w:name="Nyala">
    <w:charset w:val="00"/>
    <w:family w:val="auto"/>
    <w:pitch w:val="variable"/>
    <w:sig w:usb0="A000006F" w:usb1="00000000" w:usb2="00000800" w:usb3="00000000" w:csb0="00000093" w:csb1="00000000"/>
    <w:embedRegular r:id="rId3" w:fontKey="{1665EFC9-F0AD-496E-8069-60FE53996F92}"/>
  </w:font>
  <w:font w:name="Arial Unicode MS">
    <w:altName w:val="Arial"/>
    <w:panose1 w:val="020B0604020202020204"/>
    <w:charset w:val="00"/>
    <w:family w:val="roman"/>
    <w:pitch w:val="variable"/>
    <w:sig w:usb0="00000003" w:usb1="00000000" w:usb2="00000000" w:usb3="00000000" w:csb0="00000001" w:csb1="00000000"/>
    <w:embedRegular r:id="rId4" w:fontKey="{CFA81223-A508-4736-A333-061DAE9D9B6F}"/>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4E9E8F23-F8BB-425C-BF3C-30AACD0F73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A134ECE" w14:paraId="34CB166D" w14:textId="77777777" w:rsidTr="3A134ECE">
      <w:trPr>
        <w:trHeight w:val="300"/>
      </w:trPr>
      <w:tc>
        <w:tcPr>
          <w:tcW w:w="3360" w:type="dxa"/>
        </w:tcPr>
        <w:p w14:paraId="18FA069D" w14:textId="37633FA6" w:rsidR="3A134ECE" w:rsidRDefault="3A134ECE" w:rsidP="3A134ECE">
          <w:pPr>
            <w:pStyle w:val="Header"/>
            <w:ind w:left="-115"/>
          </w:pPr>
        </w:p>
      </w:tc>
      <w:tc>
        <w:tcPr>
          <w:tcW w:w="3360" w:type="dxa"/>
        </w:tcPr>
        <w:p w14:paraId="369DE182" w14:textId="59840D66" w:rsidR="3A134ECE" w:rsidRDefault="3A134ECE" w:rsidP="3A134ECE">
          <w:pPr>
            <w:pStyle w:val="Header"/>
            <w:jc w:val="center"/>
          </w:pPr>
        </w:p>
      </w:tc>
      <w:tc>
        <w:tcPr>
          <w:tcW w:w="3360" w:type="dxa"/>
        </w:tcPr>
        <w:p w14:paraId="2A770583" w14:textId="28678985" w:rsidR="3A134ECE" w:rsidRDefault="3A134ECE" w:rsidP="3A134ECE">
          <w:pPr>
            <w:pStyle w:val="Header"/>
            <w:ind w:right="-115"/>
            <w:jc w:val="right"/>
          </w:pPr>
        </w:p>
      </w:tc>
    </w:tr>
  </w:tbl>
  <w:p w14:paraId="3DDEA8E7" w14:textId="3C707194" w:rsidR="3A134ECE" w:rsidRDefault="3A134ECE" w:rsidP="3A134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DD8A2" w14:textId="77777777" w:rsidR="00A46367" w:rsidRDefault="00A46367">
      <w:pPr>
        <w:spacing w:line="240" w:lineRule="auto"/>
      </w:pPr>
      <w:r>
        <w:separator/>
      </w:r>
    </w:p>
  </w:footnote>
  <w:footnote w:type="continuationSeparator" w:id="0">
    <w:p w14:paraId="3DF4B547" w14:textId="77777777" w:rsidR="00A46367" w:rsidRDefault="00A463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334EBEE"/>
    <w:multiLevelType w:val="hybridMultilevel"/>
    <w:tmpl w:val="68A630D0"/>
    <w:lvl w:ilvl="0" w:tplc="006C7976">
      <w:start w:val="1"/>
      <w:numFmt w:val="bullet"/>
      <w:lvlText w:val=""/>
      <w:lvlJc w:val="left"/>
      <w:pPr>
        <w:ind w:left="720" w:hanging="360"/>
      </w:pPr>
      <w:rPr>
        <w:rFonts w:ascii="Symbol" w:hAnsi="Symbol" w:hint="default"/>
      </w:rPr>
    </w:lvl>
    <w:lvl w:ilvl="1" w:tplc="36443492">
      <w:start w:val="1"/>
      <w:numFmt w:val="bullet"/>
      <w:lvlText w:val="o"/>
      <w:lvlJc w:val="left"/>
      <w:pPr>
        <w:ind w:left="1440" w:hanging="360"/>
      </w:pPr>
      <w:rPr>
        <w:rFonts w:ascii="Courier New" w:hAnsi="Courier New" w:hint="default"/>
      </w:rPr>
    </w:lvl>
    <w:lvl w:ilvl="2" w:tplc="262A9524">
      <w:start w:val="1"/>
      <w:numFmt w:val="bullet"/>
      <w:lvlText w:val=""/>
      <w:lvlJc w:val="left"/>
      <w:pPr>
        <w:ind w:left="2160" w:hanging="360"/>
      </w:pPr>
      <w:rPr>
        <w:rFonts w:ascii="Wingdings" w:hAnsi="Wingdings" w:hint="default"/>
      </w:rPr>
    </w:lvl>
    <w:lvl w:ilvl="3" w:tplc="EB1C4AFC">
      <w:start w:val="1"/>
      <w:numFmt w:val="bullet"/>
      <w:lvlText w:val=""/>
      <w:lvlJc w:val="left"/>
      <w:pPr>
        <w:ind w:left="2880" w:hanging="360"/>
      </w:pPr>
      <w:rPr>
        <w:rFonts w:ascii="Symbol" w:hAnsi="Symbol" w:hint="default"/>
      </w:rPr>
    </w:lvl>
    <w:lvl w:ilvl="4" w:tplc="2624ACDE">
      <w:start w:val="1"/>
      <w:numFmt w:val="bullet"/>
      <w:lvlText w:val="o"/>
      <w:lvlJc w:val="left"/>
      <w:pPr>
        <w:ind w:left="3600" w:hanging="360"/>
      </w:pPr>
      <w:rPr>
        <w:rFonts w:ascii="Courier New" w:hAnsi="Courier New" w:hint="default"/>
      </w:rPr>
    </w:lvl>
    <w:lvl w:ilvl="5" w:tplc="2E5AB2B8">
      <w:start w:val="1"/>
      <w:numFmt w:val="bullet"/>
      <w:lvlText w:val=""/>
      <w:lvlJc w:val="left"/>
      <w:pPr>
        <w:ind w:left="4320" w:hanging="360"/>
      </w:pPr>
      <w:rPr>
        <w:rFonts w:ascii="Wingdings" w:hAnsi="Wingdings" w:hint="default"/>
      </w:rPr>
    </w:lvl>
    <w:lvl w:ilvl="6" w:tplc="AFA4BCEE">
      <w:start w:val="1"/>
      <w:numFmt w:val="bullet"/>
      <w:lvlText w:val=""/>
      <w:lvlJc w:val="left"/>
      <w:pPr>
        <w:ind w:left="5040" w:hanging="360"/>
      </w:pPr>
      <w:rPr>
        <w:rFonts w:ascii="Symbol" w:hAnsi="Symbol" w:hint="default"/>
      </w:rPr>
    </w:lvl>
    <w:lvl w:ilvl="7" w:tplc="AE34AE9A">
      <w:start w:val="1"/>
      <w:numFmt w:val="bullet"/>
      <w:lvlText w:val="o"/>
      <w:lvlJc w:val="left"/>
      <w:pPr>
        <w:ind w:left="5760" w:hanging="360"/>
      </w:pPr>
      <w:rPr>
        <w:rFonts w:ascii="Courier New" w:hAnsi="Courier New" w:hint="default"/>
      </w:rPr>
    </w:lvl>
    <w:lvl w:ilvl="8" w:tplc="CD34014E">
      <w:start w:val="1"/>
      <w:numFmt w:val="bullet"/>
      <w:lvlText w:val=""/>
      <w:lvlJc w:val="left"/>
      <w:pPr>
        <w:ind w:left="6480" w:hanging="360"/>
      </w:pPr>
      <w:rPr>
        <w:rFonts w:ascii="Wingdings" w:hAnsi="Wingdings" w:hint="default"/>
      </w:rPr>
    </w:lvl>
  </w:abstractNum>
  <w:abstractNum w:abstractNumId="2" w15:restartNumberingAfterBreak="0">
    <w:nsid w:val="18052EC2"/>
    <w:multiLevelType w:val="hybridMultilevel"/>
    <w:tmpl w:val="E9A8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3825971"/>
    <w:multiLevelType w:val="hybridMultilevel"/>
    <w:tmpl w:val="0A72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54C3F4"/>
    <w:multiLevelType w:val="multilevel"/>
    <w:tmpl w:val="C81EA32C"/>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213531D"/>
    <w:multiLevelType w:val="hybridMultilevel"/>
    <w:tmpl w:val="1DCC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B75D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6D26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694A4B"/>
    <w:multiLevelType w:val="multilevel"/>
    <w:tmpl w:val="CD8C0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07CFB0"/>
    <w:multiLevelType w:val="multilevel"/>
    <w:tmpl w:val="2CE82C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E93CD9"/>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782844959">
    <w:abstractNumId w:val="1"/>
  </w:num>
  <w:num w:numId="2" w16cid:durableId="1528521620">
    <w:abstractNumId w:val="5"/>
  </w:num>
  <w:num w:numId="3" w16cid:durableId="2138140339">
    <w:abstractNumId w:val="11"/>
  </w:num>
  <w:num w:numId="4" w16cid:durableId="1866482427">
    <w:abstractNumId w:val="8"/>
  </w:num>
  <w:num w:numId="5" w16cid:durableId="597447181">
    <w:abstractNumId w:val="7"/>
  </w:num>
  <w:num w:numId="6" w16cid:durableId="1233588012">
    <w:abstractNumId w:val="12"/>
  </w:num>
  <w:num w:numId="7" w16cid:durableId="83647619">
    <w:abstractNumId w:val="9"/>
  </w:num>
  <w:num w:numId="8" w16cid:durableId="1419253962">
    <w:abstractNumId w:val="4"/>
  </w:num>
  <w:num w:numId="9" w16cid:durableId="1401708784">
    <w:abstractNumId w:val="6"/>
  </w:num>
  <w:num w:numId="10" w16cid:durableId="2137527996">
    <w:abstractNumId w:val="10"/>
  </w:num>
  <w:num w:numId="11" w16cid:durableId="1048722518">
    <w:abstractNumId w:val="3"/>
  </w:num>
  <w:num w:numId="12" w16cid:durableId="49888959">
    <w:abstractNumId w:val="0"/>
  </w:num>
  <w:num w:numId="13" w16cid:durableId="1883008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rson w15:author="Benton, Kelly (DHS-Contractor)">
    <w15:presenceInfo w15:providerId="AD" w15:userId="S::kelly.benton@dc.gov::5b5b7754-3e48-4d99-8b01-dc9fcba811a1"/>
  </w15:person>
  <w15:person w15:author="Gibbs, Theo (DHS-Contractor)">
    <w15:presenceInfo w15:providerId="AD" w15:userId="S::theo.gibbs@dc.gov::99a41e2a-9f2f-4223-9597-116b8111fe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FC"/>
    <w:rsid w:val="000054D7"/>
    <w:rsid w:val="000121B5"/>
    <w:rsid w:val="000241AA"/>
    <w:rsid w:val="000247AA"/>
    <w:rsid w:val="00050C2D"/>
    <w:rsid w:val="00066394"/>
    <w:rsid w:val="00084234"/>
    <w:rsid w:val="0009332B"/>
    <w:rsid w:val="000A2BA4"/>
    <w:rsid w:val="000A5D7B"/>
    <w:rsid w:val="000B4206"/>
    <w:rsid w:val="000C55F0"/>
    <w:rsid w:val="000E5FF7"/>
    <w:rsid w:val="000F3677"/>
    <w:rsid w:val="000F5863"/>
    <w:rsid w:val="00102181"/>
    <w:rsid w:val="00115F92"/>
    <w:rsid w:val="00141ECC"/>
    <w:rsid w:val="0015365B"/>
    <w:rsid w:val="00161A08"/>
    <w:rsid w:val="001643A4"/>
    <w:rsid w:val="001A4EF6"/>
    <w:rsid w:val="001B4930"/>
    <w:rsid w:val="001C41FD"/>
    <w:rsid w:val="001D3686"/>
    <w:rsid w:val="00214608"/>
    <w:rsid w:val="00236F3B"/>
    <w:rsid w:val="00244437"/>
    <w:rsid w:val="00256CB8"/>
    <w:rsid w:val="00262595"/>
    <w:rsid w:val="00262DF0"/>
    <w:rsid w:val="00267061"/>
    <w:rsid w:val="002702C7"/>
    <w:rsid w:val="002766CD"/>
    <w:rsid w:val="002A770D"/>
    <w:rsid w:val="00306A0F"/>
    <w:rsid w:val="003078C7"/>
    <w:rsid w:val="00310537"/>
    <w:rsid w:val="00310983"/>
    <w:rsid w:val="003337E3"/>
    <w:rsid w:val="00347D25"/>
    <w:rsid w:val="00375802"/>
    <w:rsid w:val="00381F7F"/>
    <w:rsid w:val="0039001C"/>
    <w:rsid w:val="003937A6"/>
    <w:rsid w:val="003C4438"/>
    <w:rsid w:val="003E6636"/>
    <w:rsid w:val="004139D0"/>
    <w:rsid w:val="00414E93"/>
    <w:rsid w:val="004159BC"/>
    <w:rsid w:val="004207E5"/>
    <w:rsid w:val="00424F09"/>
    <w:rsid w:val="00431BD5"/>
    <w:rsid w:val="00434EAC"/>
    <w:rsid w:val="00471055"/>
    <w:rsid w:val="004747C2"/>
    <w:rsid w:val="00495826"/>
    <w:rsid w:val="00496929"/>
    <w:rsid w:val="004A1C68"/>
    <w:rsid w:val="004E3211"/>
    <w:rsid w:val="004E433A"/>
    <w:rsid w:val="004F1249"/>
    <w:rsid w:val="00535936"/>
    <w:rsid w:val="00563AD1"/>
    <w:rsid w:val="00565B78"/>
    <w:rsid w:val="005741B4"/>
    <w:rsid w:val="00583A4F"/>
    <w:rsid w:val="00583FD4"/>
    <w:rsid w:val="00597CE2"/>
    <w:rsid w:val="005E37FE"/>
    <w:rsid w:val="0060314E"/>
    <w:rsid w:val="006116D4"/>
    <w:rsid w:val="00612F8B"/>
    <w:rsid w:val="006475D2"/>
    <w:rsid w:val="00671092"/>
    <w:rsid w:val="006806AA"/>
    <w:rsid w:val="00684C3D"/>
    <w:rsid w:val="00692B29"/>
    <w:rsid w:val="006D130E"/>
    <w:rsid w:val="006E3579"/>
    <w:rsid w:val="00752781"/>
    <w:rsid w:val="00764E4E"/>
    <w:rsid w:val="00797B2D"/>
    <w:rsid w:val="007A58D4"/>
    <w:rsid w:val="007C47E1"/>
    <w:rsid w:val="008103CC"/>
    <w:rsid w:val="008159EE"/>
    <w:rsid w:val="00821A3B"/>
    <w:rsid w:val="008A50C3"/>
    <w:rsid w:val="008C1E7F"/>
    <w:rsid w:val="00911965"/>
    <w:rsid w:val="00937015"/>
    <w:rsid w:val="00941E60"/>
    <w:rsid w:val="009475C5"/>
    <w:rsid w:val="009501FC"/>
    <w:rsid w:val="0096404E"/>
    <w:rsid w:val="00964B35"/>
    <w:rsid w:val="009756AD"/>
    <w:rsid w:val="009912EF"/>
    <w:rsid w:val="00997456"/>
    <w:rsid w:val="009D35E6"/>
    <w:rsid w:val="009E2417"/>
    <w:rsid w:val="00A46367"/>
    <w:rsid w:val="00A5661C"/>
    <w:rsid w:val="00A57505"/>
    <w:rsid w:val="00A638C7"/>
    <w:rsid w:val="00A67474"/>
    <w:rsid w:val="00A83635"/>
    <w:rsid w:val="00A92AA2"/>
    <w:rsid w:val="00A94444"/>
    <w:rsid w:val="00AA3FF3"/>
    <w:rsid w:val="00AB0C2D"/>
    <w:rsid w:val="00AC796A"/>
    <w:rsid w:val="00AD6FAD"/>
    <w:rsid w:val="00AE11A3"/>
    <w:rsid w:val="00AE525B"/>
    <w:rsid w:val="00AE740C"/>
    <w:rsid w:val="00B12E86"/>
    <w:rsid w:val="00B15C90"/>
    <w:rsid w:val="00B21715"/>
    <w:rsid w:val="00B23989"/>
    <w:rsid w:val="00B2474B"/>
    <w:rsid w:val="00B41DC5"/>
    <w:rsid w:val="00B51F22"/>
    <w:rsid w:val="00B5409D"/>
    <w:rsid w:val="00B54284"/>
    <w:rsid w:val="00B80AB0"/>
    <w:rsid w:val="00B827FA"/>
    <w:rsid w:val="00B84505"/>
    <w:rsid w:val="00BA1A22"/>
    <w:rsid w:val="00BA29F2"/>
    <w:rsid w:val="00BB069F"/>
    <w:rsid w:val="00BD0125"/>
    <w:rsid w:val="00BF2B72"/>
    <w:rsid w:val="00BF535F"/>
    <w:rsid w:val="00BF7DD0"/>
    <w:rsid w:val="00C10EAE"/>
    <w:rsid w:val="00C1505D"/>
    <w:rsid w:val="00C20F2A"/>
    <w:rsid w:val="00C31F40"/>
    <w:rsid w:val="00C441F3"/>
    <w:rsid w:val="00C65702"/>
    <w:rsid w:val="00C74880"/>
    <w:rsid w:val="00C80ED1"/>
    <w:rsid w:val="00CA066C"/>
    <w:rsid w:val="00CE01DB"/>
    <w:rsid w:val="00CE6E1D"/>
    <w:rsid w:val="00CF552B"/>
    <w:rsid w:val="00D15D32"/>
    <w:rsid w:val="00D20D62"/>
    <w:rsid w:val="00D221EA"/>
    <w:rsid w:val="00D4436D"/>
    <w:rsid w:val="00D5230D"/>
    <w:rsid w:val="00DA5BB8"/>
    <w:rsid w:val="00DB6DB2"/>
    <w:rsid w:val="00DD0D3C"/>
    <w:rsid w:val="00DF44CD"/>
    <w:rsid w:val="00E00ADE"/>
    <w:rsid w:val="00E1624E"/>
    <w:rsid w:val="00E1719B"/>
    <w:rsid w:val="00E26ABA"/>
    <w:rsid w:val="00EA113D"/>
    <w:rsid w:val="00EB28BF"/>
    <w:rsid w:val="00EB6006"/>
    <w:rsid w:val="00EC5801"/>
    <w:rsid w:val="00EE6002"/>
    <w:rsid w:val="00EF513F"/>
    <w:rsid w:val="00F130CE"/>
    <w:rsid w:val="00F371C3"/>
    <w:rsid w:val="00F43B04"/>
    <w:rsid w:val="00F642D8"/>
    <w:rsid w:val="00F91DA6"/>
    <w:rsid w:val="00FA25AD"/>
    <w:rsid w:val="00FC231A"/>
    <w:rsid w:val="00FE0E38"/>
    <w:rsid w:val="0D1C8BC3"/>
    <w:rsid w:val="0F12ECCE"/>
    <w:rsid w:val="0F16AFB4"/>
    <w:rsid w:val="10DE5B76"/>
    <w:rsid w:val="10DF35AF"/>
    <w:rsid w:val="15F58D91"/>
    <w:rsid w:val="1B4B6408"/>
    <w:rsid w:val="1F7A3644"/>
    <w:rsid w:val="20274285"/>
    <w:rsid w:val="20C890E5"/>
    <w:rsid w:val="281D321D"/>
    <w:rsid w:val="29B1654B"/>
    <w:rsid w:val="2B6CE638"/>
    <w:rsid w:val="2F781046"/>
    <w:rsid w:val="33F5EA3D"/>
    <w:rsid w:val="37D7778E"/>
    <w:rsid w:val="3A134ECE"/>
    <w:rsid w:val="3F1568F4"/>
    <w:rsid w:val="45F1133C"/>
    <w:rsid w:val="474B7323"/>
    <w:rsid w:val="4875FE43"/>
    <w:rsid w:val="50B7D742"/>
    <w:rsid w:val="50D7FD1B"/>
    <w:rsid w:val="5179C3D9"/>
    <w:rsid w:val="54385A3A"/>
    <w:rsid w:val="56A74FAE"/>
    <w:rsid w:val="5724C26F"/>
    <w:rsid w:val="57A88ECF"/>
    <w:rsid w:val="58ED1BA7"/>
    <w:rsid w:val="5D7ECF85"/>
    <w:rsid w:val="5FB1FD73"/>
    <w:rsid w:val="610DE45E"/>
    <w:rsid w:val="63CD0706"/>
    <w:rsid w:val="6C91346A"/>
    <w:rsid w:val="6FC18604"/>
    <w:rsid w:val="7398799F"/>
    <w:rsid w:val="7D313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EF5D"/>
  <w15:docId w15:val="{A28B70EB-780E-4E76-93CB-69D7507DC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F12ECCE"/>
    <w:rPr>
      <w:color w:val="0000FF"/>
      <w:u w:val="single"/>
    </w:rPr>
  </w:style>
  <w:style w:type="paragraph" w:styleId="Header">
    <w:name w:val="header"/>
    <w:basedOn w:val="Normal"/>
    <w:uiPriority w:val="99"/>
    <w:unhideWhenUsed/>
    <w:rsid w:val="3A134ECE"/>
    <w:pPr>
      <w:tabs>
        <w:tab w:val="center" w:pos="4680"/>
        <w:tab w:val="right" w:pos="9360"/>
      </w:tabs>
      <w:spacing w:line="240" w:lineRule="auto"/>
    </w:pPr>
  </w:style>
  <w:style w:type="paragraph" w:styleId="Footer">
    <w:name w:val="footer"/>
    <w:basedOn w:val="Normal"/>
    <w:uiPriority w:val="99"/>
    <w:unhideWhenUsed/>
    <w:rsid w:val="3A134ECE"/>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EC5801"/>
    <w:pPr>
      <w:spacing w:line="240" w:lineRule="auto"/>
    </w:pPr>
  </w:style>
  <w:style w:type="character" w:styleId="UnresolvedMention">
    <w:name w:val="Unresolved Mention"/>
    <w:basedOn w:val="DefaultParagraphFont"/>
    <w:uiPriority w:val="99"/>
    <w:semiHidden/>
    <w:unhideWhenUsed/>
    <w:rsid w:val="00D4436D"/>
    <w:rPr>
      <w:color w:val="605E5C"/>
      <w:shd w:val="clear" w:color="auto" w:fill="E1DFDD"/>
    </w:rPr>
  </w:style>
  <w:style w:type="paragraph" w:styleId="ListParagraph">
    <w:name w:val="List Paragraph"/>
    <w:basedOn w:val="Normal"/>
    <w:uiPriority w:val="34"/>
    <w:qFormat/>
    <w:rsid w:val="008A50C3"/>
    <w:pPr>
      <w:ind w:left="720"/>
      <w:contextualSpacing/>
    </w:pPr>
  </w:style>
  <w:style w:type="character" w:styleId="CommentReference">
    <w:name w:val="annotation reference"/>
    <w:basedOn w:val="DefaultParagraphFont"/>
    <w:uiPriority w:val="99"/>
    <w:semiHidden/>
    <w:unhideWhenUsed/>
    <w:rsid w:val="008159EE"/>
    <w:rPr>
      <w:sz w:val="16"/>
      <w:szCs w:val="16"/>
    </w:rPr>
  </w:style>
  <w:style w:type="paragraph" w:styleId="CommentText">
    <w:name w:val="annotation text"/>
    <w:basedOn w:val="Normal"/>
    <w:link w:val="CommentTextChar"/>
    <w:uiPriority w:val="99"/>
    <w:unhideWhenUsed/>
    <w:rsid w:val="008159EE"/>
    <w:pPr>
      <w:spacing w:line="240" w:lineRule="auto"/>
    </w:pPr>
    <w:rPr>
      <w:sz w:val="20"/>
      <w:szCs w:val="20"/>
      <w:lang w:eastAsia="en-US"/>
    </w:rPr>
  </w:style>
  <w:style w:type="character" w:customStyle="1" w:styleId="CommentTextChar">
    <w:name w:val="Comment Text Char"/>
    <w:basedOn w:val="DefaultParagraphFont"/>
    <w:link w:val="CommentText"/>
    <w:uiPriority w:val="99"/>
    <w:rsid w:val="008159EE"/>
    <w:rPr>
      <w:sz w:val="20"/>
      <w:szCs w:val="20"/>
      <w:lang w:eastAsia="en-US"/>
    </w:rPr>
  </w:style>
  <w:style w:type="paragraph" w:styleId="CommentSubject">
    <w:name w:val="annotation subject"/>
    <w:basedOn w:val="CommentText"/>
    <w:next w:val="CommentText"/>
    <w:link w:val="CommentSubjectChar"/>
    <w:uiPriority w:val="99"/>
    <w:semiHidden/>
    <w:unhideWhenUsed/>
    <w:rsid w:val="00D5230D"/>
    <w:rPr>
      <w:b/>
      <w:bCs/>
      <w:lang w:eastAsia="ja-JP"/>
    </w:rPr>
  </w:style>
  <w:style w:type="character" w:customStyle="1" w:styleId="CommentSubjectChar">
    <w:name w:val="Comment Subject Char"/>
    <w:basedOn w:val="CommentTextChar"/>
    <w:link w:val="CommentSubject"/>
    <w:uiPriority w:val="99"/>
    <w:semiHidden/>
    <w:rsid w:val="00D5230D"/>
    <w:rPr>
      <w:b/>
      <w:bCs/>
      <w:sz w:val="20"/>
      <w:szCs w:val="20"/>
      <w:lang w:eastAsia="en-US"/>
    </w:rPr>
  </w:style>
  <w:style w:type="character" w:styleId="Mention">
    <w:name w:val="Mention"/>
    <w:basedOn w:val="DefaultParagraphFont"/>
    <w:uiPriority w:val="99"/>
    <w:unhideWhenUsed/>
    <w:rsid w:val="00F130C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ebtedge.com" TargetMode="External"/><Relationship Id="rId26" Type="http://schemas.openxmlformats.org/officeDocument/2006/relationships/hyperlink" Target="https://sunbucks.dc.gov/" TargetMode="External"/><Relationship Id="rId3" Type="http://schemas.openxmlformats.org/officeDocument/2006/relationships/customXml" Target="../customXml/item3.xml"/><Relationship Id="rId21" Type="http://schemas.openxmlformats.org/officeDocument/2006/relationships/hyperlink" Target="http://sunbucks.dc.gov"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sunbucks.dc.gov/" TargetMode="External"/><Relationship Id="rId25" Type="http://schemas.openxmlformats.org/officeDocument/2006/relationships/hyperlink" Target="https://sunbucks.dc.gov/"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hyperlink" Target="https://linkudmv.org" TargetMode="External"/><Relationship Id="rId29" Type="http://schemas.openxmlformats.org/officeDocument/2006/relationships/hyperlink" Target="https://sunbucks.dc.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sunbucks.dc.gov/" TargetMode="External"/><Relationship Id="rId32" Type="http://schemas.openxmlformats.org/officeDocument/2006/relationships/hyperlink" Target="https://www.usda.gov/sites/default/files/documents/ad-3027.pdf" TargetMode="External"/><Relationship Id="rId5" Type="http://schemas.openxmlformats.org/officeDocument/2006/relationships/styles" Target="styles.xml"/><Relationship Id="rId15" Type="http://schemas.openxmlformats.org/officeDocument/2006/relationships/hyperlink" Target="https://sunbucks.dc.gov/" TargetMode="External"/><Relationship Id="rId23" Type="http://schemas.openxmlformats.org/officeDocument/2006/relationships/image" Target="media/image2.png"/><Relationship Id="rId28" Type="http://schemas.openxmlformats.org/officeDocument/2006/relationships/hyperlink" Target="https://sunbucks.dc.gov/" TargetMode="External"/><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osse.dc.gov/dcyouthmeals" TargetMode="External"/><Relationship Id="rId31" Type="http://schemas.openxmlformats.org/officeDocument/2006/relationships/hyperlink" Target="mailto:DC.OARA@DC.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unbucks.dc.gov/" TargetMode="External"/><Relationship Id="rId27" Type="http://schemas.openxmlformats.org/officeDocument/2006/relationships/hyperlink" Target="https://sunbucks.dc.gov/" TargetMode="External"/><Relationship Id="rId30" Type="http://schemas.openxmlformats.org/officeDocument/2006/relationships/hyperlink" Target="https://sunbucks.dc.gov/" TargetMode="External"/><Relationship Id="rId35" Type="http://schemas.microsoft.com/office/2011/relationships/people" Target="people.xm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a1f53d1b52eb7cbe45d33f45e95ab24c">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31dc3f7df185980dedb97cc48c91af4f"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C9EB9B-0D66-4AAF-9416-E96A1F0BC7ED}">
  <ds:schemaRefs>
    <ds:schemaRef ds:uri="http://schemas.microsoft.com/sharepoint/v3/contenttype/forms"/>
  </ds:schemaRefs>
</ds:datastoreItem>
</file>

<file path=customXml/itemProps2.xml><?xml version="1.0" encoding="utf-8"?>
<ds:datastoreItem xmlns:ds="http://schemas.openxmlformats.org/officeDocument/2006/customXml" ds:itemID="{350D3BD3-ECB9-4EC5-A2B3-9362FC716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3b00b-3545-454f-a605-8c30b87d7c81"/>
    <ds:schemaRef ds:uri="31621a2f-9d62-4bce-80b4-86c4b6a06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3C37EA-701C-4B7C-851E-3B4940511F28}">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2311</Words>
  <Characters>9986</Characters>
  <Application>Microsoft Office Word</Application>
  <DocSecurity>0</DocSecurity>
  <Lines>243</Lines>
  <Paragraphs>119</Paragraphs>
  <ScaleCrop>false</ScaleCrop>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Walker, Laura (DHS-Contractor)</cp:lastModifiedBy>
  <cp:revision>122</cp:revision>
  <dcterms:created xsi:type="dcterms:W3CDTF">2026-02-10T18:25:00Z</dcterms:created>
  <dcterms:modified xsi:type="dcterms:W3CDTF">2026-04-14T17:21:00Z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